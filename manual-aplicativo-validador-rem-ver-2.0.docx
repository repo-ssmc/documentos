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317C1" w14:textId="77777777" w:rsidR="00774BFF" w:rsidRDefault="00774BFF"/>
    <w:sdt>
      <w:sdtPr>
        <w:id w:val="146431172"/>
        <w:docPartObj>
          <w:docPartGallery w:val="Cover Pages"/>
          <w:docPartUnique/>
        </w:docPartObj>
      </w:sdtPr>
      <w:sdtContent>
        <w:p w14:paraId="2E1A0DCF" w14:textId="2C58E0D7" w:rsidR="00281CA1" w:rsidRPr="00A21257" w:rsidRDefault="006A4850">
          <w:r>
            <w:rPr>
              <w:noProof/>
              <w:lang w:val="es-CL" w:eastAsia="es-CL" w:bidi="ar-SA"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0" allowOverlap="1" wp14:anchorId="61BA2FB9" wp14:editId="68B67371">
                    <wp:simplePos x="0" y="0"/>
                    <wp:positionH relativeFrom="page">
                      <wp:posOffset>0</wp:posOffset>
                    </wp:positionH>
                    <wp:positionV relativeFrom="margin">
                      <wp:posOffset>541020</wp:posOffset>
                    </wp:positionV>
                    <wp:extent cx="7766050" cy="7705090"/>
                    <wp:effectExtent l="0" t="0" r="0" b="0"/>
                    <wp:wrapNone/>
                    <wp:docPr id="6" name="Group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7766050" cy="7705090"/>
                              <a:chOff x="0" y="2294"/>
                              <a:chExt cx="12239" cy="12106"/>
                            </a:xfrm>
                          </wpg:grpSpPr>
                          <wpg:grpSp>
                            <wpg:cNvPr id="7" name="Group 3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9661"/>
                                <a:ext cx="12239" cy="4739"/>
                                <a:chOff x="-6" y="3399"/>
                                <a:chExt cx="12197" cy="4253"/>
                              </a:xfrm>
                            </wpg:grpSpPr>
                            <wpg:grpSp>
                              <wpg:cNvPr id="8" name="Group 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-6" y="3717"/>
                                  <a:ext cx="12189" cy="3550"/>
                                  <a:chOff x="18" y="7468"/>
                                  <a:chExt cx="12189" cy="3550"/>
                                </a:xfrm>
                              </wpg:grpSpPr>
                              <wps:wsp>
                                <wps:cNvPr id="9" name="Freeform 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8" y="7837"/>
                                    <a:ext cx="7132" cy="2863"/>
                                  </a:xfrm>
                                  <a:custGeom>
                                    <a:avLst/>
                                    <a:gdLst>
                                      <a:gd name="T0" fmla="*/ 0 w 7132"/>
                                      <a:gd name="T1" fmla="*/ 0 h 2863"/>
                                      <a:gd name="T2" fmla="*/ 17 w 7132"/>
                                      <a:gd name="T3" fmla="*/ 2863 h 2863"/>
                                      <a:gd name="T4" fmla="*/ 7132 w 7132"/>
                                      <a:gd name="T5" fmla="*/ 2578 h 2863"/>
                                      <a:gd name="T6" fmla="*/ 7132 w 7132"/>
                                      <a:gd name="T7" fmla="*/ 200 h 2863"/>
                                      <a:gd name="T8" fmla="*/ 0 w 7132"/>
                                      <a:gd name="T9" fmla="*/ 0 h 286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7132" h="2863">
                                        <a:moveTo>
                                          <a:pt x="0" y="0"/>
                                        </a:moveTo>
                                        <a:lnTo>
                                          <a:pt x="17" y="2863"/>
                                        </a:lnTo>
                                        <a:lnTo>
                                          <a:pt x="7132" y="2578"/>
                                        </a:lnTo>
                                        <a:lnTo>
                                          <a:pt x="7132" y="20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>
                                      <a:lumMod val="50000"/>
                                      <a:lumOff val="50000"/>
                                      <a:alpha val="5000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" name="Freeform 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150" y="7468"/>
                                    <a:ext cx="3466" cy="3550"/>
                                  </a:xfrm>
                                  <a:custGeom>
                                    <a:avLst/>
                                    <a:gdLst>
                                      <a:gd name="T0" fmla="*/ 0 w 3466"/>
                                      <a:gd name="T1" fmla="*/ 569 h 3550"/>
                                      <a:gd name="T2" fmla="*/ 0 w 3466"/>
                                      <a:gd name="T3" fmla="*/ 2930 h 3550"/>
                                      <a:gd name="T4" fmla="*/ 3466 w 3466"/>
                                      <a:gd name="T5" fmla="*/ 3550 h 3550"/>
                                      <a:gd name="T6" fmla="*/ 3466 w 3466"/>
                                      <a:gd name="T7" fmla="*/ 0 h 3550"/>
                                      <a:gd name="T8" fmla="*/ 0 w 3466"/>
                                      <a:gd name="T9" fmla="*/ 569 h 35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466" h="3550">
                                        <a:moveTo>
                                          <a:pt x="0" y="569"/>
                                        </a:moveTo>
                                        <a:lnTo>
                                          <a:pt x="0" y="2930"/>
                                        </a:lnTo>
                                        <a:lnTo>
                                          <a:pt x="3466" y="3550"/>
                                        </a:lnTo>
                                        <a:lnTo>
                                          <a:pt x="3466" y="0"/>
                                        </a:lnTo>
                                        <a:lnTo>
                                          <a:pt x="0" y="56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>
                                      <a:lumMod val="25000"/>
                                      <a:lumOff val="75000"/>
                                      <a:alpha val="5000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" name="Freeform 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16" y="7468"/>
                                    <a:ext cx="1591" cy="3550"/>
                                  </a:xfrm>
                                  <a:custGeom>
                                    <a:avLst/>
                                    <a:gdLst>
                                      <a:gd name="T0" fmla="*/ 0 w 1591"/>
                                      <a:gd name="T1" fmla="*/ 0 h 3550"/>
                                      <a:gd name="T2" fmla="*/ 0 w 1591"/>
                                      <a:gd name="T3" fmla="*/ 3550 h 3550"/>
                                      <a:gd name="T4" fmla="*/ 1591 w 1591"/>
                                      <a:gd name="T5" fmla="*/ 2746 h 3550"/>
                                      <a:gd name="T6" fmla="*/ 1591 w 1591"/>
                                      <a:gd name="T7" fmla="*/ 737 h 3550"/>
                                      <a:gd name="T8" fmla="*/ 0 w 1591"/>
                                      <a:gd name="T9" fmla="*/ 0 h 35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591" h="3550">
                                        <a:moveTo>
                                          <a:pt x="0" y="0"/>
                                        </a:moveTo>
                                        <a:lnTo>
                                          <a:pt x="0" y="3550"/>
                                        </a:lnTo>
                                        <a:lnTo>
                                          <a:pt x="1591" y="2746"/>
                                        </a:lnTo>
                                        <a:lnTo>
                                          <a:pt x="1591" y="73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>
                                      <a:lumMod val="50000"/>
                                      <a:lumOff val="50000"/>
                                      <a:alpha val="5000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2" name="Freeform 8"/>
                              <wps:cNvSpPr>
                                <a:spLocks/>
                              </wps:cNvSpPr>
                              <wps:spPr bwMode="auto">
                                <a:xfrm>
                                  <a:off x="8071" y="4069"/>
                                  <a:ext cx="4120" cy="2913"/>
                                </a:xfrm>
                                <a:custGeom>
                                  <a:avLst/>
                                  <a:gdLst>
                                    <a:gd name="T0" fmla="*/ 1 w 4120"/>
                                    <a:gd name="T1" fmla="*/ 251 h 2913"/>
                                    <a:gd name="T2" fmla="*/ 0 w 4120"/>
                                    <a:gd name="T3" fmla="*/ 2662 h 2913"/>
                                    <a:gd name="T4" fmla="*/ 4120 w 4120"/>
                                    <a:gd name="T5" fmla="*/ 2913 h 2913"/>
                                    <a:gd name="T6" fmla="*/ 4120 w 4120"/>
                                    <a:gd name="T7" fmla="*/ 0 h 2913"/>
                                    <a:gd name="T8" fmla="*/ 1 w 4120"/>
                                    <a:gd name="T9" fmla="*/ 251 h 291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4120" h="2913">
                                      <a:moveTo>
                                        <a:pt x="1" y="251"/>
                                      </a:moveTo>
                                      <a:lnTo>
                                        <a:pt x="0" y="2662"/>
                                      </a:lnTo>
                                      <a:lnTo>
                                        <a:pt x="4120" y="2913"/>
                                      </a:lnTo>
                                      <a:lnTo>
                                        <a:pt x="4120" y="0"/>
                                      </a:lnTo>
                                      <a:lnTo>
                                        <a:pt x="1" y="2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>
                                    <a:lumMod val="85000"/>
                                    <a:lumOff val="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" name="Freeform 9"/>
                              <wps:cNvSpPr>
                                <a:spLocks/>
                              </wps:cNvSpPr>
                              <wps:spPr bwMode="auto">
                                <a:xfrm>
                                  <a:off x="4104" y="3399"/>
                                  <a:ext cx="3985" cy="4236"/>
                                </a:xfrm>
                                <a:custGeom>
                                  <a:avLst/>
                                  <a:gdLst>
                                    <a:gd name="T0" fmla="*/ 0 w 3985"/>
                                    <a:gd name="T1" fmla="*/ 0 h 4236"/>
                                    <a:gd name="T2" fmla="*/ 0 w 3985"/>
                                    <a:gd name="T3" fmla="*/ 4236 h 4236"/>
                                    <a:gd name="T4" fmla="*/ 3985 w 3985"/>
                                    <a:gd name="T5" fmla="*/ 3349 h 4236"/>
                                    <a:gd name="T6" fmla="*/ 3985 w 3985"/>
                                    <a:gd name="T7" fmla="*/ 921 h 4236"/>
                                    <a:gd name="T8" fmla="*/ 0 w 3985"/>
                                    <a:gd name="T9" fmla="*/ 0 h 423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3985" h="4236">
                                      <a:moveTo>
                                        <a:pt x="0" y="0"/>
                                      </a:moveTo>
                                      <a:lnTo>
                                        <a:pt x="0" y="4236"/>
                                      </a:lnTo>
                                      <a:lnTo>
                                        <a:pt x="3985" y="3349"/>
                                      </a:lnTo>
                                      <a:lnTo>
                                        <a:pt x="3985" y="92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" name="Freeform 10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" y="3399"/>
                                  <a:ext cx="4086" cy="4253"/>
                                </a:xfrm>
                                <a:custGeom>
                                  <a:avLst/>
                                  <a:gdLst>
                                    <a:gd name="T0" fmla="*/ 4086 w 4086"/>
                                    <a:gd name="T1" fmla="*/ 0 h 4253"/>
                                    <a:gd name="T2" fmla="*/ 4084 w 4086"/>
                                    <a:gd name="T3" fmla="*/ 4253 h 4253"/>
                                    <a:gd name="T4" fmla="*/ 0 w 4086"/>
                                    <a:gd name="T5" fmla="*/ 3198 h 4253"/>
                                    <a:gd name="T6" fmla="*/ 0 w 4086"/>
                                    <a:gd name="T7" fmla="*/ 1072 h 4253"/>
                                    <a:gd name="T8" fmla="*/ 4086 w 4086"/>
                                    <a:gd name="T9" fmla="*/ 0 h 425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4086" h="4253">
                                      <a:moveTo>
                                        <a:pt x="4086" y="0"/>
                                      </a:moveTo>
                                      <a:lnTo>
                                        <a:pt x="4084" y="4253"/>
                                      </a:lnTo>
                                      <a:lnTo>
                                        <a:pt x="0" y="3198"/>
                                      </a:lnTo>
                                      <a:lnTo>
                                        <a:pt x="0" y="1072"/>
                                      </a:lnTo>
                                      <a:lnTo>
                                        <a:pt x="40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>
                                    <a:lumMod val="85000"/>
                                    <a:lumOff val="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" name="Freeform 1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7" y="3617"/>
                                  <a:ext cx="2076" cy="3851"/>
                                </a:xfrm>
                                <a:custGeom>
                                  <a:avLst/>
                                  <a:gdLst>
                                    <a:gd name="T0" fmla="*/ 0 w 2076"/>
                                    <a:gd name="T1" fmla="*/ 921 h 3851"/>
                                    <a:gd name="T2" fmla="*/ 2060 w 2076"/>
                                    <a:gd name="T3" fmla="*/ 0 h 3851"/>
                                    <a:gd name="T4" fmla="*/ 2076 w 2076"/>
                                    <a:gd name="T5" fmla="*/ 3851 h 3851"/>
                                    <a:gd name="T6" fmla="*/ 0 w 2076"/>
                                    <a:gd name="T7" fmla="*/ 2981 h 3851"/>
                                    <a:gd name="T8" fmla="*/ 0 w 2076"/>
                                    <a:gd name="T9" fmla="*/ 921 h 38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2076" h="3851">
                                      <a:moveTo>
                                        <a:pt x="0" y="921"/>
                                      </a:moveTo>
                                      <a:lnTo>
                                        <a:pt x="2060" y="0"/>
                                      </a:lnTo>
                                      <a:lnTo>
                                        <a:pt x="2076" y="3851"/>
                                      </a:lnTo>
                                      <a:lnTo>
                                        <a:pt x="0" y="2981"/>
                                      </a:lnTo>
                                      <a:lnTo>
                                        <a:pt x="0" y="92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>
                                    <a:lumMod val="25000"/>
                                    <a:lumOff val="75000"/>
                                    <a:alpha val="7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" name="Freeform 1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077" y="3617"/>
                                  <a:ext cx="6011" cy="3835"/>
                                </a:xfrm>
                                <a:custGeom>
                                  <a:avLst/>
                                  <a:gdLst>
                                    <a:gd name="T0" fmla="*/ 0 w 6011"/>
                                    <a:gd name="T1" fmla="*/ 0 h 3835"/>
                                    <a:gd name="T2" fmla="*/ 17 w 6011"/>
                                    <a:gd name="T3" fmla="*/ 3835 h 3835"/>
                                    <a:gd name="T4" fmla="*/ 6011 w 6011"/>
                                    <a:gd name="T5" fmla="*/ 2629 h 3835"/>
                                    <a:gd name="T6" fmla="*/ 6011 w 6011"/>
                                    <a:gd name="T7" fmla="*/ 1239 h 3835"/>
                                    <a:gd name="T8" fmla="*/ 0 w 6011"/>
                                    <a:gd name="T9" fmla="*/ 0 h 383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6011" h="3835">
                                      <a:moveTo>
                                        <a:pt x="0" y="0"/>
                                      </a:moveTo>
                                      <a:lnTo>
                                        <a:pt x="17" y="3835"/>
                                      </a:lnTo>
                                      <a:lnTo>
                                        <a:pt x="6011" y="2629"/>
                                      </a:lnTo>
                                      <a:lnTo>
                                        <a:pt x="6011" y="12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>
                                    <a:lumMod val="50000"/>
                                    <a:lumOff val="50000"/>
                                    <a:alpha val="7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Freeform 13"/>
                              <wps:cNvSpPr>
                                <a:spLocks/>
                              </wps:cNvSpPr>
                              <wps:spPr bwMode="auto">
                                <a:xfrm>
                                  <a:off x="8088" y="3835"/>
                                  <a:ext cx="4102" cy="3432"/>
                                </a:xfrm>
                                <a:custGeom>
                                  <a:avLst/>
                                  <a:gdLst>
                                    <a:gd name="T0" fmla="*/ 0 w 4102"/>
                                    <a:gd name="T1" fmla="*/ 1038 h 3432"/>
                                    <a:gd name="T2" fmla="*/ 0 w 4102"/>
                                    <a:gd name="T3" fmla="*/ 2411 h 3432"/>
                                    <a:gd name="T4" fmla="*/ 4102 w 4102"/>
                                    <a:gd name="T5" fmla="*/ 3432 h 3432"/>
                                    <a:gd name="T6" fmla="*/ 4102 w 4102"/>
                                    <a:gd name="T7" fmla="*/ 0 h 3432"/>
                                    <a:gd name="T8" fmla="*/ 0 w 4102"/>
                                    <a:gd name="T9" fmla="*/ 1038 h 343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4102" h="3432">
                                      <a:moveTo>
                                        <a:pt x="0" y="1038"/>
                                      </a:moveTo>
                                      <a:lnTo>
                                        <a:pt x="0" y="2411"/>
                                      </a:lnTo>
                                      <a:lnTo>
                                        <a:pt x="4102" y="3432"/>
                                      </a:lnTo>
                                      <a:lnTo>
                                        <a:pt x="4102" y="0"/>
                                      </a:lnTo>
                                      <a:lnTo>
                                        <a:pt x="0" y="103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>
                                    <a:lumMod val="25000"/>
                                    <a:lumOff val="75000"/>
                                    <a:alpha val="7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9" name="Rectangle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89" y="11160"/>
                                <a:ext cx="6413" cy="1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B21BD93" w14:textId="7E234DDF" w:rsidR="00AA5AD3" w:rsidRPr="006A4850" w:rsidRDefault="006A4850">
                                  <w:pPr>
                                    <w:jc w:val="right"/>
                                    <w:rPr>
                                      <w:rFonts w:ascii="Segoe UI Light" w:hAnsi="Segoe UI Light" w:cs="Segoe UI Light"/>
                                      <w:sz w:val="56"/>
                                      <w:szCs w:val="56"/>
                                    </w:rPr>
                                  </w:pPr>
                                  <w:r w:rsidRPr="006A4850">
                                    <w:rPr>
                                      <w:rFonts w:ascii="Segoe UI Light" w:hAnsi="Segoe UI Light" w:cs="Segoe UI Light"/>
                                      <w:sz w:val="56"/>
                                      <w:szCs w:val="56"/>
                                    </w:rPr>
                                    <w:t xml:space="preserve"> </w:t>
                                  </w:r>
                                  <w:r w:rsidR="00371811">
                                    <w:rPr>
                                      <w:rFonts w:ascii="Segoe UI Light" w:hAnsi="Segoe UI Light" w:cs="Segoe UI Light"/>
                                      <w:sz w:val="36"/>
                                      <w:szCs w:val="36"/>
                                    </w:rPr>
                                    <w:t>NOVIEMBRE</w:t>
                                  </w:r>
                                  <w:r w:rsidRPr="006E0F59">
                                    <w:rPr>
                                      <w:rFonts w:ascii="Segoe UI Light" w:hAnsi="Segoe UI Light" w:cs="Segoe UI Light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="00AA5AD3" w:rsidRPr="006E0F59">
                                    <w:rPr>
                                      <w:rFonts w:ascii="Segoe UI Light" w:hAnsi="Segoe UI Light" w:cs="Segoe UI Light"/>
                                      <w:sz w:val="36"/>
                                      <w:szCs w:val="36"/>
                                    </w:rPr>
                                    <w:t>20</w:t>
                                  </w:r>
                                  <w:sdt>
                                    <w:sdtPr>
                                      <w:rPr>
                                        <w:rFonts w:ascii="Segoe UI Light" w:hAnsi="Segoe UI Light" w:cs="Segoe UI Light"/>
                                        <w:sz w:val="36"/>
                                        <w:szCs w:val="36"/>
                                      </w:rPr>
                                      <w:alias w:val="Año"/>
                                      <w:id w:val="146431220"/>
                                      <w:placeholder>
                                        <w:docPart w:val="83EC9569C17947949165B82462CC4B69"/>
                                      </w:placeholder>
  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  <w:date>
                                        <w:dateFormat w:val="yy"/>
                                        <w:lid w:val="es-ES"/>
                                        <w:storeMappedDataAs w:val="dateTime"/>
                                        <w:calendar w:val="gregorian"/>
                                      </w:date>
                                    </w:sdtPr>
                                    <w:sdtContent>
                                      <w:r w:rsidR="00FD6592" w:rsidRPr="006E0F59">
                                        <w:rPr>
                                          <w:rFonts w:ascii="Segoe UI Light" w:hAnsi="Segoe UI Light" w:cs="Segoe UI Light"/>
                                          <w:sz w:val="36"/>
                                          <w:szCs w:val="36"/>
                                        </w:rPr>
                                        <w:t>2</w:t>
                                      </w:r>
                                      <w:r w:rsidR="003F437A" w:rsidRPr="006E0F59">
                                        <w:rPr>
                                          <w:rFonts w:ascii="Segoe UI Light" w:hAnsi="Segoe UI Light" w:cs="Segoe UI Light"/>
                                          <w:sz w:val="36"/>
                                          <w:szCs w:val="36"/>
                                        </w:rPr>
                                        <w:t>5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  <wps:wsp>
                            <wps:cNvPr id="20" name="Rectangle 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00" y="2294"/>
                                <a:ext cx="8638" cy="726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4C846A4" w14:textId="006024A7" w:rsidR="00AA5AD3" w:rsidRPr="006E0F59" w:rsidRDefault="00000000" w:rsidP="00167BD8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44546A" w:themeColor="text2"/>
                                      <w:sz w:val="56"/>
                                      <w:szCs w:val="56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Segoe UI Light" w:hAnsi="Segoe UI Light" w:cs="Segoe UI Light"/>
                                        <w:color w:val="44546A" w:themeColor="text2"/>
                                        <w:sz w:val="56"/>
                                        <w:szCs w:val="56"/>
                                      </w:rPr>
                                      <w:alias w:val="Título"/>
                                      <w:id w:val="146431221"/>
    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    <w:text/>
                                    </w:sdtPr>
                                    <w:sdtContent>
                                      <w:r w:rsidR="00AE14CF" w:rsidRPr="006E0F59">
                                        <w:rPr>
                                          <w:rFonts w:ascii="Segoe UI Light" w:hAnsi="Segoe UI Light" w:cs="Segoe UI Light"/>
                                          <w:color w:val="44546A" w:themeColor="text2"/>
                                          <w:sz w:val="56"/>
                                          <w:szCs w:val="56"/>
                                        </w:rPr>
                                        <w:t xml:space="preserve">MANUAL </w:t>
                                      </w:r>
                                      <w:r w:rsidR="00371811">
                                        <w:rPr>
                                          <w:rFonts w:ascii="Segoe UI Light" w:hAnsi="Segoe UI Light" w:cs="Segoe UI Light"/>
                                          <w:color w:val="44546A" w:themeColor="text2"/>
                                          <w:sz w:val="56"/>
                                          <w:szCs w:val="56"/>
                                        </w:rPr>
                                        <w:t>USO APLICATIVO VALIDACIÓN REM</w:t>
                                      </w:r>
                                    </w:sdtContent>
                                  </w:sdt>
                                </w:p>
                                <w:p w14:paraId="2E0A52C7" w14:textId="6E5FA9D2" w:rsidR="001B360D" w:rsidRPr="00E261B0" w:rsidRDefault="00000000" w:rsidP="001B360D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Segoe UI Light" w:hAnsi="Segoe UI Light" w:cs="Segoe UI Light"/>
                                        <w:color w:val="44546A" w:themeColor="text2"/>
                                      </w:rPr>
                                      <w:alias w:val="Subtítulo"/>
                                      <w:id w:val="146431222"/>
    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    <w:text/>
                                    </w:sdtPr>
                                    <w:sdtContent>
                                      <w:r w:rsidR="001B360D">
                                        <w:rPr>
                                          <w:rFonts w:ascii="Segoe UI Light" w:hAnsi="Segoe UI Light" w:cs="Segoe UI Light"/>
                                          <w:color w:val="44546A" w:themeColor="text2"/>
                                        </w:rPr>
                                        <w:t>Actualización</w:t>
                                      </w:r>
                                      <w:r w:rsidR="001B360D" w:rsidRPr="001B360D">
                                        <w:rPr>
                                          <w:rFonts w:ascii="Segoe UI Light" w:hAnsi="Segoe UI Light" w:cs="Segoe UI Light"/>
                                          <w:color w:val="44546A" w:themeColor="text2"/>
                                        </w:rPr>
                                        <w:t xml:space="preserve"> para </w:t>
                                      </w:r>
                                      <w:r w:rsidR="001B360D">
                                        <w:rPr>
                                          <w:rFonts w:ascii="Segoe UI Light" w:hAnsi="Segoe UI Light" w:cs="Segoe UI Light"/>
                                          <w:color w:val="44546A" w:themeColor="text2"/>
                                        </w:rPr>
                                        <w:t>s</w:t>
                                      </w:r>
                                      <w:r w:rsidR="001B360D" w:rsidRPr="001B360D">
                                        <w:rPr>
                                          <w:rFonts w:ascii="Segoe UI Light" w:hAnsi="Segoe UI Light" w:cs="Segoe UI Light"/>
                                          <w:color w:val="44546A" w:themeColor="text2"/>
                                        </w:rPr>
                                        <w:t>eries Año 2026</w:t>
                                      </w:r>
                                    </w:sdtContent>
                                  </w:sdt>
                                </w:p>
                                <w:p w14:paraId="524AE588" w14:textId="5D1664F9" w:rsidR="00AA5AD3" w:rsidRPr="0098793D" w:rsidRDefault="00AA5AD3">
                                  <w:pPr>
                                    <w:rPr>
                                      <w:b/>
                                      <w:bCs/>
                                      <w:color w:val="5B9BD5" w:themeColor="accent1"/>
                                      <w:sz w:val="40"/>
                                      <w:szCs w:val="40"/>
                                    </w:rPr>
                                  </w:pPr>
                                </w:p>
                                <w:p w14:paraId="1E547816" w14:textId="3B356593" w:rsidR="00AA5AD3" w:rsidRDefault="00371811">
                                  <w:pPr>
                                    <w:rPr>
                                      <w:b/>
                                      <w:bCs/>
                                      <w:color w:val="808080" w:themeColor="text1" w:themeTint="7F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808080" w:themeColor="text1" w:themeTint="7F"/>
                                      <w:sz w:val="32"/>
                                      <w:szCs w:val="32"/>
                                    </w:rPr>
                                    <w:t xml:space="preserve">Versión </w:t>
                                  </w:r>
                                  <w:r w:rsidR="007007FA">
                                    <w:rPr>
                                      <w:b/>
                                      <w:bCs/>
                                      <w:color w:val="808080" w:themeColor="text1" w:themeTint="7F"/>
                                      <w:sz w:val="32"/>
                                      <w:szCs w:val="32"/>
                                    </w:rPr>
                                    <w:t>2.0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61BA2FB9" id="Group 2" o:spid="_x0000_s1026" style="position:absolute;margin-left:0;margin-top:42.6pt;width:611.5pt;height:606.7pt;z-index:251660288;mso-width-percent:1000;mso-position-horizontal-relative:page;mso-position-vertical-relative:margin;mso-width-percent:1000;mso-height-relative:margin" coordorigin=",2294" coordsize="12239,121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" o:allowincell="f">
                    <v:group id="Group 3" o:spid="_x0000_s1027" style="position:absolute;top:9661;width:12239;height:4739" coordorigin="-6,3399" coordsize="12197,4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<v:group id="Group 4" o:spid="_x0000_s1028" style="position:absolute;left:-6;top:3717;width:12189;height:3550" coordorigin="18,7468" coordsize="12189,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<v:shape id="Freeform 5" o:spid="_x0000_s1029" style="position:absolute;left:18;top:7837;width:7132;height:2863;visibility:visible;mso-wrap-style:square;v-text-anchor:top" coordsize="7132,2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" path="m,l17,2863,7132,2578r,-2378l,xe" fillcolor="#adccea [1620]" stroked="f">
                          <v:fill opacity="32896f"/>
                          <v:path arrowok="t" o:connecttype="custom" o:connectlocs="0,0;17,2863;7132,2578;7132,200;0,0" o:connectangles="0,0,0,0,0"/>
                        </v:shape>
                        <v:shape id="Freeform 6" o:spid="_x0000_s1030" style="position:absolute;left:7150;top:7468;width:3466;height:3550;visibility:visible;mso-wrap-style:square;v-text-anchor:top" coordsize="3466,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" path="m,569l,2930r3466,620l3466,,,569xe" fillcolor="#d6e6f4 [820]" stroked="f">
                          <v:fill opacity="32896f"/>
                          <v:path arrowok="t" o:connecttype="custom" o:connectlocs="0,569;0,2930;3466,3550;3466,0;0,569" o:connectangles="0,0,0,0,0"/>
                        </v:shape>
                        <v:shape id="Freeform 7" o:spid="_x0000_s1031" style="position:absolute;left:10616;top:7468;width:1591;height:3550;visibility:visible;mso-wrap-style:square;v-text-anchor:top" coordsize="1591,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" path="m,l,3550,1591,2746r,-2009l,xe" fillcolor="#adccea [1620]" stroked="f">
                          <v:fill opacity="32896f"/>
                          <v:path arrowok="t" o:connecttype="custom" o:connectlocs="0,0;0,3550;1591,2746;1591,737;0,0" o:connectangles="0,0,0,0,0"/>
                        </v:shape>
                      </v:group>
                      <v:shape id="Freeform 8" o:spid="_x0000_s1032" style="position:absolute;left:8071;top:4069;width:4120;height:2913;visibility:visible;mso-wrap-style:square;v-text-anchor:top" coordsize="4120,2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" path="m1,251l,2662r4120,251l4120,,1,251xe" fillcolor="#d8d8d8 [2732]" stroked="f">
                        <v:path arrowok="t" o:connecttype="custom" o:connectlocs="1,251;0,2662;4120,2913;4120,0;1,251" o:connectangles="0,0,0,0,0"/>
                      </v:shape>
                      <v:shape id="Freeform 9" o:spid="_x0000_s1033" style="position:absolute;left:4104;top:3399;width:3985;height:4236;visibility:visible;mso-wrap-style:square;v-text-anchor:top" coordsize="3985,4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" path="m,l,4236,3985,3349r,-2428l,xe" fillcolor="#bfbfbf [2412]" stroked="f">
                        <v:path arrowok="t" o:connecttype="custom" o:connectlocs="0,0;0,4236;3985,3349;3985,921;0,0" o:connectangles="0,0,0,0,0"/>
                      </v:shape>
                      <v:shape id="Freeform 10" o:spid="_x0000_s1034" style="position:absolute;left:18;top:3399;width:4086;height:4253;visibility:visible;mso-wrap-style:square;v-text-anchor:top" coordsize="4086,4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" path="m4086,r-2,4253l,3198,,1072,4086,xe" fillcolor="#d8d8d8 [2732]" stroked="f">
                        <v:path arrowok="t" o:connecttype="custom" o:connectlocs="4086,0;4084,4253;0,3198;0,1072;4086,0" o:connectangles="0,0,0,0,0"/>
                      </v:shape>
                      <v:shape id="Freeform 11" o:spid="_x0000_s1035" style="position:absolute;left:17;top:3617;width:2076;height:3851;visibility:visible;mso-wrap-style:square;v-text-anchor:top" coordsize="2076,3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" path="m,921l2060,r16,3851l,2981,,921xe" fillcolor="#d6e6f4 [820]" stroked="f">
                        <v:fill opacity="46003f"/>
                        <v:path arrowok="t" o:connecttype="custom" o:connectlocs="0,921;2060,0;2076,3851;0,2981;0,921" o:connectangles="0,0,0,0,0"/>
                      </v:shape>
                      <v:shape id="Freeform 12" o:spid="_x0000_s1036" style="position:absolute;left:2077;top:3617;width:6011;height:3835;visibility:visible;mso-wrap-style:square;v-text-anchor:top" coordsize="6011,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" path="m,l17,3835,6011,2629r,-1390l,xe" fillcolor="#adccea [1620]" stroked="f">
                        <v:fill opacity="46003f"/>
                        <v:path arrowok="t" o:connecttype="custom" o:connectlocs="0,0;17,3835;6011,2629;6011,1239;0,0" o:connectangles="0,0,0,0,0"/>
                      </v:shape>
                      <v:shape id="Freeform 13" o:spid="_x0000_s1037" style="position:absolute;left:8088;top:3835;width:4102;height:3432;visibility:visible;mso-wrap-style:square;v-text-anchor:top" coordsize="4102,3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" path="m,1038l,2411,4102,3432,4102,,,1038xe" fillcolor="#d6e6f4 [820]" stroked="f">
                        <v:fill opacity="46003f"/>
                        <v:path arrowok="t" o:connecttype="custom" o:connectlocs="0,1038;0,2411;4102,3432;4102,0;0,1038" o:connectangles="0,0,0,0,0"/>
                      </v:shape>
                    </v:group>
                    <v:rect id="Rectangle 15" o:spid="_x0000_s1038" style="position:absolute;left:5089;top:11160;width:6413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" filled="f" stroked="f">
                      <v:textbox style="mso-fit-shape-to-text:t">
                        <w:txbxContent>
                          <w:p w14:paraId="7B21BD93" w14:textId="7E234DDF" w:rsidR="00AA5AD3" w:rsidRPr="006A4850" w:rsidRDefault="006A4850">
                            <w:pPr>
                              <w:jc w:val="right"/>
                              <w:rPr>
                                <w:rFonts w:ascii="Segoe UI Light" w:hAnsi="Segoe UI Light" w:cs="Segoe UI Light"/>
                                <w:sz w:val="56"/>
                                <w:szCs w:val="56"/>
                              </w:rPr>
                            </w:pPr>
                            <w:r w:rsidRPr="006A4850">
                              <w:rPr>
                                <w:rFonts w:ascii="Segoe UI Light" w:hAnsi="Segoe UI Light" w:cs="Segoe UI Light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="00371811">
                              <w:rPr>
                                <w:rFonts w:ascii="Segoe UI Light" w:hAnsi="Segoe UI Light" w:cs="Segoe UI Light"/>
                                <w:sz w:val="36"/>
                                <w:szCs w:val="36"/>
                              </w:rPr>
                              <w:t>NOVIEMBRE</w:t>
                            </w:r>
                            <w:r w:rsidRPr="006E0F59">
                              <w:rPr>
                                <w:rFonts w:ascii="Segoe UI Light" w:hAnsi="Segoe UI Light" w:cs="Segoe UI Light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AA5AD3" w:rsidRPr="006E0F59">
                              <w:rPr>
                                <w:rFonts w:ascii="Segoe UI Light" w:hAnsi="Segoe UI Light" w:cs="Segoe UI Light"/>
                                <w:sz w:val="36"/>
                                <w:szCs w:val="36"/>
                              </w:rPr>
                              <w:t>20</w:t>
                            </w:r>
                            <w:sdt>
                              <w:sdtPr>
                                <w:rPr>
                                  <w:rFonts w:ascii="Segoe UI Light" w:hAnsi="Segoe UI Light" w:cs="Segoe UI Light"/>
                                  <w:sz w:val="36"/>
                                  <w:szCs w:val="36"/>
                                </w:rPr>
                                <w:alias w:val="Año"/>
                                <w:id w:val="146431220"/>
                                <w:placeholder>
                                  <w:docPart w:val="83EC9569C17947949165B82462CC4B69"/>
                                </w:placeholder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>
                                  <w:dateFormat w:val="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r w:rsidR="00FD6592" w:rsidRPr="006E0F59">
                                  <w:rPr>
                                    <w:rFonts w:ascii="Segoe UI Light" w:hAnsi="Segoe UI Light" w:cs="Segoe UI Light"/>
                                    <w:sz w:val="36"/>
                                    <w:szCs w:val="36"/>
                                  </w:rPr>
                                  <w:t>2</w:t>
                                </w:r>
                                <w:r w:rsidR="003F437A" w:rsidRPr="006E0F59">
                                  <w:rPr>
                                    <w:rFonts w:ascii="Segoe UI Light" w:hAnsi="Segoe UI Light" w:cs="Segoe UI Light"/>
                                    <w:sz w:val="36"/>
                                    <w:szCs w:val="36"/>
                                  </w:rPr>
                                  <w:t>5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16" o:spid="_x0000_s1039" style="position:absolute;left:1800;top:2294;width:8638;height:726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" filled="f" stroked="f">
                      <v:textbox>
                        <w:txbxContent>
                          <w:p w14:paraId="44C846A4" w14:textId="006024A7" w:rsidR="00AA5AD3" w:rsidRPr="006E0F59" w:rsidRDefault="00000000" w:rsidP="00167BD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44546A" w:themeColor="text2"/>
                                <w:sz w:val="56"/>
                                <w:szCs w:val="56"/>
                              </w:rPr>
                            </w:pPr>
                            <w:sdt>
                              <w:sdtPr>
                                <w:rPr>
                                  <w:rFonts w:ascii="Segoe UI Light" w:hAnsi="Segoe UI Light" w:cs="Segoe UI Light"/>
                                  <w:color w:val="44546A" w:themeColor="text2"/>
                                  <w:sz w:val="56"/>
                                  <w:szCs w:val="56"/>
                                </w:rPr>
                                <w:alias w:val="Título"/>
                                <w:id w:val="146431221"/>
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<w:text/>
                              </w:sdtPr>
                              <w:sdtContent>
                                <w:r w:rsidR="00AE14CF" w:rsidRPr="006E0F59">
                                  <w:rPr>
                                    <w:rFonts w:ascii="Segoe UI Light" w:hAnsi="Segoe UI Light" w:cs="Segoe UI Light"/>
                                    <w:color w:val="44546A" w:themeColor="text2"/>
                                    <w:sz w:val="56"/>
                                    <w:szCs w:val="56"/>
                                  </w:rPr>
                                  <w:t xml:space="preserve">MANUAL </w:t>
                                </w:r>
                                <w:r w:rsidR="00371811">
                                  <w:rPr>
                                    <w:rFonts w:ascii="Segoe UI Light" w:hAnsi="Segoe UI Light" w:cs="Segoe UI Light"/>
                                    <w:color w:val="44546A" w:themeColor="text2"/>
                                    <w:sz w:val="56"/>
                                    <w:szCs w:val="56"/>
                                  </w:rPr>
                                  <w:t>USO APLICATIVO VALIDACIÓN REM</w:t>
                                </w:r>
                              </w:sdtContent>
                            </w:sdt>
                          </w:p>
                          <w:p w14:paraId="2E0A52C7" w14:textId="6E5FA9D2" w:rsidR="001B360D" w:rsidRPr="00E261B0" w:rsidRDefault="00000000" w:rsidP="001B360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sdt>
                              <w:sdtPr>
                                <w:rPr>
                                  <w:rFonts w:ascii="Segoe UI Light" w:hAnsi="Segoe UI Light" w:cs="Segoe UI Light"/>
                                  <w:color w:val="44546A" w:themeColor="text2"/>
                                </w:rPr>
                                <w:alias w:val="Subtítulo"/>
                                <w:id w:val="146431222"/>
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<w:text/>
                              </w:sdtPr>
                              <w:sdtContent>
                                <w:r w:rsidR="001B360D">
                                  <w:rPr>
                                    <w:rFonts w:ascii="Segoe UI Light" w:hAnsi="Segoe UI Light" w:cs="Segoe UI Light"/>
                                    <w:color w:val="44546A" w:themeColor="text2"/>
                                  </w:rPr>
                                  <w:t>Actualización</w:t>
                                </w:r>
                                <w:r w:rsidR="001B360D" w:rsidRPr="001B360D">
                                  <w:rPr>
                                    <w:rFonts w:ascii="Segoe UI Light" w:hAnsi="Segoe UI Light" w:cs="Segoe UI Light"/>
                                    <w:color w:val="44546A" w:themeColor="text2"/>
                                  </w:rPr>
                                  <w:t xml:space="preserve"> para </w:t>
                                </w:r>
                                <w:r w:rsidR="001B360D">
                                  <w:rPr>
                                    <w:rFonts w:ascii="Segoe UI Light" w:hAnsi="Segoe UI Light" w:cs="Segoe UI Light"/>
                                    <w:color w:val="44546A" w:themeColor="text2"/>
                                  </w:rPr>
                                  <w:t>s</w:t>
                                </w:r>
                                <w:r w:rsidR="001B360D" w:rsidRPr="001B360D">
                                  <w:rPr>
                                    <w:rFonts w:ascii="Segoe UI Light" w:hAnsi="Segoe UI Light" w:cs="Segoe UI Light"/>
                                    <w:color w:val="44546A" w:themeColor="text2"/>
                                  </w:rPr>
                                  <w:t>eries Año 2026</w:t>
                                </w:r>
                              </w:sdtContent>
                            </w:sdt>
                          </w:p>
                          <w:p w14:paraId="524AE588" w14:textId="5D1664F9" w:rsidR="00AA5AD3" w:rsidRPr="0098793D" w:rsidRDefault="00AA5AD3">
                            <w:pPr>
                              <w:rPr>
                                <w:b/>
                                <w:bCs/>
                                <w:color w:val="5B9BD5" w:themeColor="accent1"/>
                                <w:sz w:val="40"/>
                                <w:szCs w:val="40"/>
                              </w:rPr>
                            </w:pPr>
                          </w:p>
                          <w:p w14:paraId="1E547816" w14:textId="3B356593" w:rsidR="00AA5AD3" w:rsidRDefault="00371811">
                            <w:pPr>
                              <w:rPr>
                                <w:b/>
                                <w:bCs/>
                                <w:color w:val="808080" w:themeColor="text1" w:themeTint="7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808080" w:themeColor="text1" w:themeTint="7F"/>
                                <w:sz w:val="32"/>
                                <w:szCs w:val="32"/>
                              </w:rPr>
                              <w:t xml:space="preserve">Versión </w:t>
                            </w:r>
                            <w:r w:rsidR="007007FA">
                              <w:rPr>
                                <w:b/>
                                <w:bCs/>
                                <w:color w:val="808080" w:themeColor="text1" w:themeTint="7F"/>
                                <w:sz w:val="32"/>
                                <w:szCs w:val="32"/>
                              </w:rPr>
                              <w:t>2.0</w:t>
                            </w:r>
                          </w:p>
                        </w:txbxContent>
                      </v:textbox>
                    </v:rect>
                    <w10:wrap anchorx="page" anchory="margin"/>
                  </v:group>
                </w:pict>
              </mc:Fallback>
            </mc:AlternateContent>
          </w:r>
        </w:p>
        <w:p w14:paraId="38908DA0" w14:textId="0EF01B6D" w:rsidR="00281CA1" w:rsidRPr="00A21257" w:rsidRDefault="00281CA1"/>
        <w:p w14:paraId="1C95FB49" w14:textId="77777777" w:rsidR="00DD49EE" w:rsidRPr="00A21257" w:rsidRDefault="00281CA1" w:rsidP="00DD49EE">
          <w:pPr>
            <w:pStyle w:val="TtuloTDC"/>
          </w:pPr>
          <w:r w:rsidRPr="00A21257">
            <w:br w:type="page"/>
          </w:r>
        </w:p>
        <w:p w14:paraId="7CA39B2A" w14:textId="5F1CAFEB" w:rsidR="0028446E" w:rsidRPr="0028446E" w:rsidRDefault="0028446E" w:rsidP="0028446E">
          <w:pPr>
            <w:spacing w:line="360" w:lineRule="auto"/>
            <w:rPr>
              <w:rFonts w:ascii="Segoe UI Light" w:hAnsi="Segoe UI Light" w:cs="Segoe UI Light"/>
              <w:b/>
              <w:bCs/>
            </w:rPr>
          </w:pPr>
        </w:p>
        <w:sdt>
          <w:sdtPr>
            <w:rPr>
              <w:caps w:val="0"/>
              <w:color w:val="auto"/>
              <w:spacing w:val="0"/>
              <w:sz w:val="22"/>
              <w:szCs w:val="22"/>
            </w:rPr>
            <w:id w:val="-60957420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728BDEA0" w14:textId="6DA56C0D" w:rsidR="00A178FF" w:rsidRDefault="00A178FF">
              <w:pPr>
                <w:pStyle w:val="TtuloTDC"/>
              </w:pPr>
              <w:r>
                <w:t>Contenido</w:t>
              </w:r>
            </w:p>
            <w:p w14:paraId="24197CDB" w14:textId="1B52DDE7" w:rsidR="00A178FF" w:rsidRDefault="00A178FF">
              <w:pPr>
                <w:pStyle w:val="TDC1"/>
                <w:tabs>
                  <w:tab w:val="right" w:leader="dot" w:pos="8828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val="es-CL" w:eastAsia="es-CL" w:bidi="ar-SA"/>
                  <w14:ligatures w14:val="standardContextual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24039360" w:history="1">
                <w:r w:rsidRPr="003D528C">
                  <w:rPr>
                    <w:rStyle w:val="Hipervnculo"/>
                    <w:rFonts w:ascii="Segoe UI Light" w:hAnsi="Segoe UI Light" w:cs="Segoe UI Light"/>
                    <w:b/>
                    <w:bCs/>
                    <w:noProof/>
                  </w:rPr>
                  <w:t>ALCANCE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_Toc224039360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777F2"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0D7A545" w14:textId="08BE2182" w:rsidR="00A178FF" w:rsidRDefault="00A178FF">
              <w:pPr>
                <w:pStyle w:val="TDC1"/>
                <w:tabs>
                  <w:tab w:val="right" w:leader="dot" w:pos="8828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val="es-CL" w:eastAsia="es-CL" w:bidi="ar-SA"/>
                  <w14:ligatures w14:val="standardContextual"/>
                </w:rPr>
              </w:pPr>
              <w:hyperlink w:anchor="_Toc224039361" w:history="1">
                <w:r w:rsidRPr="003D528C">
                  <w:rPr>
                    <w:rStyle w:val="Hipervnculo"/>
                    <w:rFonts w:ascii="Segoe UI Light" w:hAnsi="Segoe UI Light" w:cs="Segoe UI Light"/>
                    <w:b/>
                    <w:bCs/>
                    <w:noProof/>
                  </w:rPr>
                  <w:t>ACTUALIZACION DE VERSIONES DE SERIES REM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_Toc224039361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777F2"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C8F5227" w14:textId="1976715D" w:rsidR="00A178FF" w:rsidRDefault="00A178FF">
              <w:pPr>
                <w:pStyle w:val="TDC1"/>
                <w:tabs>
                  <w:tab w:val="right" w:leader="dot" w:pos="8828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val="es-CL" w:eastAsia="es-CL" w:bidi="ar-SA"/>
                  <w14:ligatures w14:val="standardContextual"/>
                </w:rPr>
              </w:pPr>
              <w:hyperlink w:anchor="_Toc224039370" w:history="1">
                <w:r w:rsidRPr="003D528C">
                  <w:rPr>
                    <w:rStyle w:val="Hipervnculo"/>
                    <w:rFonts w:ascii="Segoe UI Light" w:hAnsi="Segoe UI Light" w:cs="Segoe UI Light"/>
                    <w:b/>
                    <w:bCs/>
                    <w:noProof/>
                  </w:rPr>
                  <w:t>INCORPORACION DE NUEVOS ESTABLECIMIENTOS DE SALUD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_Toc224039370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777F2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2A01AA7" w14:textId="29169859" w:rsidR="00A178FF" w:rsidRDefault="00A178FF">
              <w:pPr>
                <w:pStyle w:val="TDC1"/>
                <w:tabs>
                  <w:tab w:val="right" w:leader="dot" w:pos="8828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val="es-CL" w:eastAsia="es-CL" w:bidi="ar-SA"/>
                  <w14:ligatures w14:val="standardContextual"/>
                </w:rPr>
              </w:pPr>
              <w:hyperlink w:anchor="_Toc224039378" w:history="1">
                <w:r w:rsidRPr="003D528C">
                  <w:rPr>
                    <w:rStyle w:val="Hipervnculo"/>
                    <w:rFonts w:ascii="Segoe UI Light" w:hAnsi="Segoe UI Light" w:cs="Segoe UI Light"/>
                    <w:b/>
                    <w:bCs/>
                    <w:noProof/>
                  </w:rPr>
                  <w:t>MODIFICACION EN LA VALIDACION DEL NOMBRE DEL ESTABLECIMIENTO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_Toc224039378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777F2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9E0A653" w14:textId="2CB553CD" w:rsidR="00A178FF" w:rsidRDefault="00A178FF">
              <w:pPr>
                <w:pStyle w:val="TDC1"/>
                <w:tabs>
                  <w:tab w:val="right" w:leader="dot" w:pos="8828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val="es-CL" w:eastAsia="es-CL" w:bidi="ar-SA"/>
                  <w14:ligatures w14:val="standardContextual"/>
                </w:rPr>
              </w:pPr>
              <w:hyperlink w:anchor="_Toc224039387" w:history="1">
                <w:r w:rsidRPr="003D528C">
                  <w:rPr>
                    <w:rStyle w:val="Hipervnculo"/>
                    <w:rFonts w:ascii="Segoe UI Light" w:hAnsi="Segoe UI Light" w:cs="Segoe UI Light"/>
                    <w:b/>
                    <w:bCs/>
                    <w:noProof/>
                  </w:rPr>
                  <w:t>EJECUCIÓN DEL APLICATIVO DE VALIDACIÓN REM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_Toc224039387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777F2"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B167812" w14:textId="537DEEEE" w:rsidR="00A178FF" w:rsidRDefault="00A178FF">
              <w:pPr>
                <w:pStyle w:val="TDC1"/>
                <w:tabs>
                  <w:tab w:val="right" w:leader="dot" w:pos="8828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val="es-CL" w:eastAsia="es-CL" w:bidi="ar-SA"/>
                  <w14:ligatures w14:val="standardContextual"/>
                </w:rPr>
              </w:pPr>
              <w:hyperlink w:anchor="_Toc224039392" w:history="1">
                <w:r w:rsidRPr="003D528C">
                  <w:rPr>
                    <w:rStyle w:val="Hipervnculo"/>
                    <w:rFonts w:ascii="Segoe UI Light" w:hAnsi="Segoe UI Light" w:cs="Segoe UI Light"/>
                    <w:b/>
                    <w:bCs/>
                    <w:noProof/>
                  </w:rPr>
                  <w:t>MODIFICACIÓN EN EL FORMATO DE NOMBRE DE ARCHIVOS REM PARA SERIES DE AÑOS ANTERIORES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_Toc224039392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777F2"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AE88CB1" w14:textId="1E1A2FB8" w:rsidR="00A178FF" w:rsidRDefault="00A178FF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36FF83DB" w14:textId="77777777" w:rsidR="006A4850" w:rsidRDefault="006A4850" w:rsidP="0028446E"/>
        <w:p w14:paraId="4EBB13A3" w14:textId="77777777" w:rsidR="006A4850" w:rsidRDefault="006A4850" w:rsidP="0028446E"/>
        <w:p w14:paraId="30583E80" w14:textId="77777777" w:rsidR="00A178FF" w:rsidRDefault="00A178FF" w:rsidP="0028446E"/>
        <w:p w14:paraId="1112F2C7" w14:textId="77777777" w:rsidR="00A178FF" w:rsidRDefault="00A178FF" w:rsidP="0028446E"/>
        <w:p w14:paraId="3ACDD6C9" w14:textId="77777777" w:rsidR="00A178FF" w:rsidRDefault="00A178FF" w:rsidP="0028446E"/>
        <w:p w14:paraId="23CDEEC8" w14:textId="77777777" w:rsidR="00A178FF" w:rsidRDefault="00A178FF" w:rsidP="0028446E"/>
        <w:p w14:paraId="0996C076" w14:textId="77777777" w:rsidR="00A178FF" w:rsidRDefault="00A178FF" w:rsidP="0028446E"/>
        <w:p w14:paraId="0D5E9E07" w14:textId="77777777" w:rsidR="00A178FF" w:rsidRDefault="00A178FF" w:rsidP="0028446E"/>
        <w:p w14:paraId="37BB45A0" w14:textId="77777777" w:rsidR="00A178FF" w:rsidRDefault="00A178FF" w:rsidP="0028446E"/>
        <w:p w14:paraId="6561BE3F" w14:textId="77777777" w:rsidR="00A178FF" w:rsidRDefault="00A178FF" w:rsidP="00A178FF"/>
        <w:p w14:paraId="73024547" w14:textId="39289826" w:rsidR="00A178FF" w:rsidRDefault="00000000" w:rsidP="00A178FF"/>
      </w:sdtContent>
    </w:sdt>
    <w:p w14:paraId="655191B8" w14:textId="33B99E7F" w:rsidR="006A4850" w:rsidRPr="00A178FF" w:rsidRDefault="006A4850" w:rsidP="00A178FF">
      <w:r w:rsidRPr="006A4850">
        <w:rPr>
          <w:rFonts w:ascii="Segoe UI Light" w:hAnsi="Segoe UI Light" w:cs="Segoe UI Light"/>
          <w:b/>
          <w:bCs/>
          <w:caps/>
          <w:color w:val="000000" w:themeColor="text1"/>
          <w:sz w:val="18"/>
          <w:szCs w:val="18"/>
        </w:rPr>
        <w:t>Elaborado por</w:t>
      </w:r>
      <w:r w:rsidRPr="006A4850">
        <w:rPr>
          <w:rFonts w:ascii="Segoe UI Light" w:hAnsi="Segoe UI Light" w:cs="Segoe UI Light"/>
          <w:caps/>
          <w:color w:val="000000" w:themeColor="text1"/>
          <w:sz w:val="18"/>
          <w:szCs w:val="18"/>
        </w:rPr>
        <w:t xml:space="preserve">: </w:t>
      </w:r>
      <w:r w:rsidR="00371811">
        <w:rPr>
          <w:rFonts w:ascii="Segoe UI Light" w:hAnsi="Segoe UI Light" w:cs="Segoe UI Light"/>
          <w:caps/>
          <w:color w:val="000000" w:themeColor="text1"/>
          <w:sz w:val="18"/>
          <w:szCs w:val="18"/>
        </w:rPr>
        <w:t>ROLANDO CIFUENTES</w:t>
      </w:r>
      <w:r w:rsidRPr="006A4850">
        <w:rPr>
          <w:rFonts w:ascii="Segoe UI Light" w:hAnsi="Segoe UI Light" w:cs="Segoe UI Light"/>
          <w:caps/>
          <w:color w:val="000000" w:themeColor="text1"/>
          <w:sz w:val="18"/>
          <w:szCs w:val="18"/>
        </w:rPr>
        <w:t>,</w:t>
      </w:r>
      <w:r w:rsidR="00371811">
        <w:rPr>
          <w:rFonts w:ascii="Segoe UI Light" w:hAnsi="Segoe UI Light" w:cs="Segoe UI Light"/>
          <w:caps/>
          <w:color w:val="000000" w:themeColor="text1"/>
          <w:sz w:val="18"/>
          <w:szCs w:val="18"/>
        </w:rPr>
        <w:t xml:space="preserve"> ING. INFORMÁTICO, REFERENTE DESARROLLOS</w:t>
      </w:r>
      <w:r w:rsidRPr="006A4850">
        <w:rPr>
          <w:rFonts w:ascii="Segoe UI Light" w:hAnsi="Segoe UI Light" w:cs="Segoe UI Light"/>
          <w:caps/>
          <w:color w:val="000000" w:themeColor="text1"/>
          <w:sz w:val="18"/>
          <w:szCs w:val="18"/>
        </w:rPr>
        <w:t xml:space="preserve"> Subdepartamento de estadísticaS Y REGISTROS </w:t>
      </w:r>
    </w:p>
    <w:p w14:paraId="05501DF5" w14:textId="77777777" w:rsidR="006A4850" w:rsidRPr="006A4850" w:rsidRDefault="006A4850" w:rsidP="006A4850">
      <w:pPr>
        <w:pStyle w:val="Sinespaciado"/>
        <w:spacing w:before="40" w:after="40"/>
        <w:jc w:val="right"/>
        <w:rPr>
          <w:rFonts w:ascii="Segoe UI Light" w:hAnsi="Segoe UI Light" w:cs="Segoe UI Light"/>
          <w:caps/>
          <w:color w:val="000000" w:themeColor="text1"/>
          <w:sz w:val="18"/>
          <w:szCs w:val="18"/>
        </w:rPr>
      </w:pPr>
      <w:r w:rsidRPr="006A4850">
        <w:rPr>
          <w:rFonts w:ascii="Segoe UI Light" w:hAnsi="Segoe UI Light" w:cs="Segoe UI Light"/>
          <w:b/>
          <w:bCs/>
          <w:caps/>
          <w:color w:val="000000" w:themeColor="text1"/>
          <w:sz w:val="18"/>
          <w:szCs w:val="18"/>
        </w:rPr>
        <w:t>Revisado por:</w:t>
      </w:r>
      <w:r w:rsidRPr="006A4850">
        <w:rPr>
          <w:rFonts w:ascii="Segoe UI Light" w:hAnsi="Segoe UI Light" w:cs="Segoe UI Light"/>
          <w:caps/>
          <w:color w:val="000000" w:themeColor="text1"/>
          <w:sz w:val="18"/>
          <w:szCs w:val="18"/>
        </w:rPr>
        <w:t xml:space="preserve"> KARINA STAPFER, jefa Subdepartamento de estadísticaS Y REGISTROS </w:t>
      </w:r>
    </w:p>
    <w:p w14:paraId="6D99F8DF" w14:textId="77777777" w:rsidR="006A4850" w:rsidRDefault="006A4850" w:rsidP="006A4850">
      <w:pPr>
        <w:jc w:val="right"/>
        <w:rPr>
          <w:rFonts w:ascii="Segoe UI Light" w:hAnsi="Segoe UI Light" w:cs="Segoe UI Light"/>
          <w:caps/>
          <w:color w:val="000000" w:themeColor="text1"/>
          <w:sz w:val="18"/>
          <w:szCs w:val="18"/>
        </w:rPr>
      </w:pPr>
      <w:r w:rsidRPr="006A4850">
        <w:rPr>
          <w:rFonts w:ascii="Segoe UI Light" w:hAnsi="Segoe UI Light" w:cs="Segoe UI Light"/>
          <w:caps/>
          <w:color w:val="000000" w:themeColor="text1"/>
          <w:sz w:val="18"/>
          <w:szCs w:val="18"/>
        </w:rPr>
        <w:t>rodrigo espinoza, jefe departamento de inteligencia asistencial</w:t>
      </w:r>
    </w:p>
    <w:p w14:paraId="6B8372CF" w14:textId="77777777" w:rsidR="006A4850" w:rsidRPr="00A21257" w:rsidDel="005A5FC6" w:rsidRDefault="006A4850">
      <w:pPr>
        <w:rPr>
          <w:del w:id="0" w:author="Karina Stapfer Jara" w:date="2025-11-11T14:48:00Z" w16du:dateUtc="2025-11-11T17:48:00Z"/>
          <w:b/>
          <w:bCs/>
          <w:color w:val="2E74B5" w:themeColor="accent1" w:themeShade="BF"/>
          <w:sz w:val="28"/>
          <w:szCs w:val="28"/>
        </w:rPr>
      </w:pPr>
    </w:p>
    <w:p w14:paraId="18D4DBC5" w14:textId="11C66876" w:rsidR="00835874" w:rsidRDefault="00C31F9A" w:rsidP="00835874">
      <w:bookmarkStart w:id="1" w:name="_Toc201653894"/>
      <w:bookmarkStart w:id="2" w:name="_Toc213764890"/>
      <w:r w:rsidRPr="00C31F9A">
        <w:lastRenderedPageBreak/>
        <w:t>INTRODUCCIÓN</w:t>
      </w:r>
      <w:bookmarkEnd w:id="1"/>
      <w:bookmarkEnd w:id="2"/>
    </w:p>
    <w:p w14:paraId="60C18853" w14:textId="77777777" w:rsidR="00BA61D9" w:rsidRPr="00C31F9A" w:rsidRDefault="00BA61D9" w:rsidP="00835874"/>
    <w:p w14:paraId="753E9685" w14:textId="77777777" w:rsidR="001B360D" w:rsidRPr="001B360D" w:rsidRDefault="001B360D" w:rsidP="001B360D">
      <w:pPr>
        <w:spacing w:line="276" w:lineRule="auto"/>
        <w:jc w:val="both"/>
        <w:rPr>
          <w:rFonts w:ascii="Segoe UI Light" w:hAnsi="Segoe UI Light" w:cs="Segoe UI Light"/>
          <w:sz w:val="20"/>
          <w:szCs w:val="20"/>
        </w:rPr>
      </w:pPr>
      <w:r w:rsidRPr="001B360D">
        <w:rPr>
          <w:rFonts w:ascii="Segoe UI Light" w:hAnsi="Segoe UI Light" w:cs="Segoe UI Light"/>
          <w:sz w:val="20"/>
          <w:szCs w:val="20"/>
        </w:rPr>
        <w:t>El presente documento tiene por objetivo informar a los usuarios del Aplicativo de Validación REM sobre las modificaciones incorporadas en la nueva actualización del sistema, orientadas a dar soporte a las series correspondientes al año 2026 y a mejorar los procesos de validación de los registros.</w:t>
      </w:r>
    </w:p>
    <w:p w14:paraId="2E7A93E7" w14:textId="7D2161E0" w:rsidR="006A4850" w:rsidRDefault="001B360D" w:rsidP="001B360D">
      <w:pPr>
        <w:spacing w:line="276" w:lineRule="auto"/>
        <w:jc w:val="both"/>
        <w:rPr>
          <w:rFonts w:ascii="Segoe UI Light" w:hAnsi="Segoe UI Light" w:cs="Segoe UI Light"/>
          <w:sz w:val="20"/>
          <w:szCs w:val="20"/>
        </w:rPr>
      </w:pPr>
      <w:r w:rsidRPr="001B360D">
        <w:rPr>
          <w:rFonts w:ascii="Segoe UI Light" w:hAnsi="Segoe UI Light" w:cs="Segoe UI Light"/>
          <w:sz w:val="20"/>
          <w:szCs w:val="20"/>
        </w:rPr>
        <w:t>Estas mejoras permiten mantener la coherencia del sistema con las nuevas versiones de las series REM y con la actualización de los establecimientos de salud registrados en las fuentes oficiales.</w:t>
      </w:r>
    </w:p>
    <w:p w14:paraId="482E59B8" w14:textId="77777777" w:rsidR="00835874" w:rsidRDefault="00835874" w:rsidP="00371811">
      <w:pPr>
        <w:spacing w:line="276" w:lineRule="auto"/>
        <w:jc w:val="both"/>
        <w:outlineLvl w:val="0"/>
        <w:rPr>
          <w:rFonts w:ascii="Segoe UI Light" w:hAnsi="Segoe UI Light" w:cs="Segoe UI Light"/>
          <w:b/>
          <w:bCs/>
          <w:sz w:val="20"/>
          <w:szCs w:val="20"/>
        </w:rPr>
      </w:pPr>
      <w:bookmarkStart w:id="3" w:name="_Toc213764891"/>
    </w:p>
    <w:p w14:paraId="43C3BB34" w14:textId="77777777" w:rsidR="00BA61D9" w:rsidRDefault="00BA61D9" w:rsidP="00371811">
      <w:pPr>
        <w:spacing w:line="276" w:lineRule="auto"/>
        <w:jc w:val="both"/>
        <w:outlineLvl w:val="0"/>
        <w:rPr>
          <w:rFonts w:ascii="Segoe UI Light" w:hAnsi="Segoe UI Light" w:cs="Segoe UI Light"/>
          <w:b/>
          <w:bCs/>
          <w:sz w:val="20"/>
          <w:szCs w:val="20"/>
        </w:rPr>
      </w:pPr>
      <w:bookmarkStart w:id="4" w:name="_Toc224039360"/>
    </w:p>
    <w:p w14:paraId="443C2524" w14:textId="268E7FA6" w:rsidR="00835874" w:rsidRDefault="00371811" w:rsidP="00371811">
      <w:pPr>
        <w:spacing w:line="276" w:lineRule="auto"/>
        <w:jc w:val="both"/>
        <w:outlineLvl w:val="0"/>
        <w:rPr>
          <w:rFonts w:ascii="Segoe UI Light" w:hAnsi="Segoe UI Light" w:cs="Segoe UI Light"/>
          <w:b/>
          <w:bCs/>
          <w:sz w:val="20"/>
          <w:szCs w:val="20"/>
        </w:rPr>
      </w:pPr>
      <w:r>
        <w:rPr>
          <w:rFonts w:ascii="Segoe UI Light" w:hAnsi="Segoe UI Light" w:cs="Segoe UI Light"/>
          <w:b/>
          <w:bCs/>
          <w:sz w:val="20"/>
          <w:szCs w:val="20"/>
        </w:rPr>
        <w:t>ALCANCE</w:t>
      </w:r>
      <w:bookmarkEnd w:id="3"/>
      <w:bookmarkEnd w:id="4"/>
    </w:p>
    <w:p w14:paraId="06CAA0FB" w14:textId="77777777" w:rsidR="00BA61D9" w:rsidRDefault="00BA61D9" w:rsidP="00371811">
      <w:pPr>
        <w:spacing w:line="276" w:lineRule="auto"/>
        <w:jc w:val="both"/>
        <w:outlineLvl w:val="0"/>
        <w:rPr>
          <w:rFonts w:ascii="Segoe UI Light" w:hAnsi="Segoe UI Light" w:cs="Segoe UI Light"/>
          <w:b/>
          <w:bCs/>
          <w:sz w:val="20"/>
          <w:szCs w:val="20"/>
        </w:rPr>
      </w:pPr>
    </w:p>
    <w:p w14:paraId="0FCCF8B6" w14:textId="77777777" w:rsidR="001B360D" w:rsidRPr="00E261B0" w:rsidRDefault="001B360D" w:rsidP="001B360D">
      <w:pPr>
        <w:spacing w:after="160" w:line="278" w:lineRule="auto"/>
      </w:pPr>
      <w:r w:rsidRPr="00E261B0">
        <w:t>La actualización afecta principalmente a:</w:t>
      </w:r>
    </w:p>
    <w:p w14:paraId="456E1E2E" w14:textId="77777777" w:rsidR="001B360D" w:rsidRPr="00E261B0" w:rsidRDefault="001B360D" w:rsidP="001B360D">
      <w:pPr>
        <w:numPr>
          <w:ilvl w:val="0"/>
          <w:numId w:val="17"/>
        </w:numPr>
        <w:spacing w:after="160" w:line="278" w:lineRule="auto"/>
      </w:pPr>
      <w:r w:rsidRPr="00E261B0">
        <w:t>La configuración de versiones de las series REM.</w:t>
      </w:r>
    </w:p>
    <w:p w14:paraId="2C88B02A" w14:textId="77777777" w:rsidR="001B360D" w:rsidRPr="00E261B0" w:rsidRDefault="001B360D" w:rsidP="001B360D">
      <w:pPr>
        <w:numPr>
          <w:ilvl w:val="0"/>
          <w:numId w:val="17"/>
        </w:numPr>
        <w:spacing w:after="160" w:line="278" w:lineRule="auto"/>
      </w:pPr>
      <w:r w:rsidRPr="00E261B0">
        <w:t>La validación de portadas de los archivos REM.</w:t>
      </w:r>
    </w:p>
    <w:p w14:paraId="12DB12DA" w14:textId="77777777" w:rsidR="001B360D" w:rsidRPr="00E261B0" w:rsidRDefault="001B360D" w:rsidP="001B360D">
      <w:pPr>
        <w:numPr>
          <w:ilvl w:val="0"/>
          <w:numId w:val="17"/>
        </w:numPr>
        <w:spacing w:after="160" w:line="278" w:lineRule="auto"/>
      </w:pPr>
      <w:r w:rsidRPr="00E261B0">
        <w:t>La incorporación de nuevos establecimientos de salud.</w:t>
      </w:r>
    </w:p>
    <w:p w14:paraId="796EF5A1" w14:textId="77777777" w:rsidR="001B360D" w:rsidRPr="00E261B0" w:rsidRDefault="001B360D" w:rsidP="001B360D">
      <w:pPr>
        <w:numPr>
          <w:ilvl w:val="0"/>
          <w:numId w:val="17"/>
        </w:numPr>
        <w:spacing w:after="160" w:line="278" w:lineRule="auto"/>
      </w:pPr>
      <w:r w:rsidRPr="00E261B0">
        <w:t>Ajustes en los archivos de control del aplicativo.</w:t>
      </w:r>
    </w:p>
    <w:p w14:paraId="30D229C9" w14:textId="77777777" w:rsidR="001B360D" w:rsidRPr="00E261B0" w:rsidRDefault="001B360D" w:rsidP="001B360D">
      <w:pPr>
        <w:spacing w:after="160" w:line="278" w:lineRule="auto"/>
      </w:pPr>
      <w:r w:rsidRPr="00E261B0">
        <w:t>No se modifica la forma de ejecución del aplicativo ni la estructura general de los reportes generados.</w:t>
      </w:r>
    </w:p>
    <w:p w14:paraId="5D788537" w14:textId="0B0F1D15" w:rsidR="00371811" w:rsidRDefault="00371811" w:rsidP="00371811">
      <w:pPr>
        <w:spacing w:line="276" w:lineRule="auto"/>
        <w:jc w:val="both"/>
        <w:rPr>
          <w:rFonts w:ascii="Segoe UI Light" w:hAnsi="Segoe UI Light" w:cs="Segoe UI Light"/>
          <w:sz w:val="20"/>
          <w:szCs w:val="20"/>
        </w:rPr>
      </w:pPr>
    </w:p>
    <w:p w14:paraId="39E31F74" w14:textId="77777777" w:rsidR="00BA61D9" w:rsidRDefault="00BA61D9" w:rsidP="008C616B">
      <w:pPr>
        <w:spacing w:line="276" w:lineRule="auto"/>
        <w:jc w:val="both"/>
        <w:outlineLvl w:val="0"/>
        <w:rPr>
          <w:rFonts w:ascii="Segoe UI Light" w:hAnsi="Segoe UI Light" w:cs="Segoe UI Light"/>
          <w:b/>
          <w:bCs/>
          <w:sz w:val="20"/>
          <w:szCs w:val="20"/>
        </w:rPr>
      </w:pPr>
      <w:bookmarkStart w:id="5" w:name="_Toc224039361"/>
    </w:p>
    <w:p w14:paraId="3DEA40E3" w14:textId="46F180B3" w:rsidR="00835874" w:rsidRDefault="001B360D" w:rsidP="008C616B">
      <w:pPr>
        <w:spacing w:line="276" w:lineRule="auto"/>
        <w:jc w:val="both"/>
        <w:outlineLvl w:val="0"/>
        <w:rPr>
          <w:rFonts w:ascii="Segoe UI Light" w:hAnsi="Segoe UI Light" w:cs="Segoe UI Light"/>
          <w:b/>
          <w:bCs/>
          <w:sz w:val="20"/>
          <w:szCs w:val="20"/>
        </w:rPr>
      </w:pPr>
      <w:r>
        <w:rPr>
          <w:rFonts w:ascii="Segoe UI Light" w:hAnsi="Segoe UI Light" w:cs="Segoe UI Light"/>
          <w:b/>
          <w:bCs/>
          <w:sz w:val="20"/>
          <w:szCs w:val="20"/>
        </w:rPr>
        <w:t>ACTUALIZACION DE VERSIONES DE SERIES REM</w:t>
      </w:r>
      <w:bookmarkEnd w:id="5"/>
    </w:p>
    <w:p w14:paraId="35B8A2C0" w14:textId="77777777" w:rsidR="00BA61D9" w:rsidRDefault="00BA61D9" w:rsidP="008C616B">
      <w:pPr>
        <w:spacing w:line="276" w:lineRule="auto"/>
        <w:jc w:val="both"/>
        <w:outlineLvl w:val="0"/>
        <w:rPr>
          <w:rFonts w:ascii="Segoe UI Light" w:hAnsi="Segoe UI Light" w:cs="Segoe UI Light"/>
          <w:b/>
          <w:bCs/>
          <w:sz w:val="20"/>
          <w:szCs w:val="20"/>
        </w:rPr>
      </w:pPr>
    </w:p>
    <w:p w14:paraId="19B7C0D1" w14:textId="77777777" w:rsidR="0070668E" w:rsidRPr="0070668E" w:rsidRDefault="0070668E" w:rsidP="0070668E">
      <w:pPr>
        <w:spacing w:line="276" w:lineRule="auto"/>
        <w:jc w:val="both"/>
        <w:outlineLvl w:val="0"/>
        <w:rPr>
          <w:rFonts w:ascii="Segoe UI Light" w:hAnsi="Segoe UI Light" w:cs="Segoe UI Light"/>
          <w:sz w:val="20"/>
          <w:szCs w:val="20"/>
        </w:rPr>
      </w:pPr>
      <w:bookmarkStart w:id="6" w:name="_Toc224039362"/>
      <w:r w:rsidRPr="0070668E">
        <w:rPr>
          <w:rFonts w:ascii="Segoe UI Light" w:hAnsi="Segoe UI Light" w:cs="Segoe UI Light"/>
          <w:sz w:val="20"/>
          <w:szCs w:val="20"/>
        </w:rPr>
        <w:t>Se realizaron modificaciones en los archivos de configuración del sistema para incorporar nuevas versiones de las series REM utilizadas en el proceso de validación.</w:t>
      </w:r>
      <w:bookmarkEnd w:id="6"/>
    </w:p>
    <w:p w14:paraId="6D03F46E" w14:textId="77777777" w:rsidR="0070668E" w:rsidRDefault="0070668E" w:rsidP="0070668E">
      <w:pPr>
        <w:spacing w:line="276" w:lineRule="auto"/>
        <w:jc w:val="both"/>
        <w:outlineLvl w:val="0"/>
        <w:rPr>
          <w:rFonts w:ascii="Segoe UI Light" w:hAnsi="Segoe UI Light" w:cs="Segoe UI Light"/>
          <w:sz w:val="20"/>
          <w:szCs w:val="20"/>
        </w:rPr>
      </w:pPr>
      <w:bookmarkStart w:id="7" w:name="_Toc224039363"/>
      <w:r w:rsidRPr="0070668E">
        <w:rPr>
          <w:rFonts w:ascii="Segoe UI Light" w:hAnsi="Segoe UI Light" w:cs="Segoe UI Light"/>
          <w:sz w:val="20"/>
          <w:szCs w:val="20"/>
        </w:rPr>
        <w:t>Cambios realizados</w:t>
      </w:r>
      <w:r>
        <w:rPr>
          <w:rFonts w:ascii="Segoe UI Light" w:hAnsi="Segoe UI Light" w:cs="Segoe UI Light"/>
          <w:sz w:val="20"/>
          <w:szCs w:val="20"/>
        </w:rPr>
        <w:t>:</w:t>
      </w:r>
      <w:bookmarkEnd w:id="7"/>
      <w:r>
        <w:rPr>
          <w:rFonts w:ascii="Segoe UI Light" w:hAnsi="Segoe UI Light" w:cs="Segoe UI Light"/>
          <w:sz w:val="20"/>
          <w:szCs w:val="20"/>
        </w:rPr>
        <w:t xml:space="preserve"> </w:t>
      </w:r>
    </w:p>
    <w:p w14:paraId="21C389BA" w14:textId="77777777" w:rsidR="0070668E" w:rsidRDefault="0070668E" w:rsidP="0070668E">
      <w:pPr>
        <w:pStyle w:val="Prrafodelista"/>
        <w:numPr>
          <w:ilvl w:val="0"/>
          <w:numId w:val="17"/>
        </w:numPr>
        <w:spacing w:line="276" w:lineRule="auto"/>
        <w:jc w:val="both"/>
        <w:outlineLvl w:val="0"/>
        <w:rPr>
          <w:rFonts w:ascii="Segoe UI Light" w:hAnsi="Segoe UI Light" w:cs="Segoe UI Light"/>
          <w:sz w:val="20"/>
          <w:szCs w:val="20"/>
        </w:rPr>
      </w:pPr>
      <w:bookmarkStart w:id="8" w:name="_Toc224039364"/>
      <w:r w:rsidRPr="0070668E">
        <w:rPr>
          <w:rFonts w:ascii="Segoe UI Light" w:hAnsi="Segoe UI Light" w:cs="Segoe UI Light"/>
          <w:sz w:val="20"/>
          <w:szCs w:val="20"/>
        </w:rPr>
        <w:t>Se actualizó el archivo control-versiones.json.</w:t>
      </w:r>
      <w:bookmarkEnd w:id="8"/>
    </w:p>
    <w:p w14:paraId="15A56663" w14:textId="77777777" w:rsidR="0070668E" w:rsidRDefault="0070668E" w:rsidP="0070668E">
      <w:pPr>
        <w:pStyle w:val="Prrafodelista"/>
        <w:numPr>
          <w:ilvl w:val="0"/>
          <w:numId w:val="17"/>
        </w:numPr>
        <w:spacing w:line="276" w:lineRule="auto"/>
        <w:jc w:val="both"/>
        <w:outlineLvl w:val="0"/>
        <w:rPr>
          <w:rFonts w:ascii="Segoe UI Light" w:hAnsi="Segoe UI Light" w:cs="Segoe UI Light"/>
          <w:sz w:val="20"/>
          <w:szCs w:val="20"/>
        </w:rPr>
      </w:pPr>
      <w:bookmarkStart w:id="9" w:name="_Toc224039365"/>
      <w:r w:rsidRPr="0070668E">
        <w:rPr>
          <w:rFonts w:ascii="Segoe UI Light" w:hAnsi="Segoe UI Light" w:cs="Segoe UI Light"/>
          <w:sz w:val="20"/>
          <w:szCs w:val="20"/>
        </w:rPr>
        <w:t>Se actualizó el archivo control.json.</w:t>
      </w:r>
      <w:bookmarkEnd w:id="9"/>
    </w:p>
    <w:p w14:paraId="59654B76" w14:textId="6587611C" w:rsidR="0070668E" w:rsidRPr="0070668E" w:rsidRDefault="0070668E" w:rsidP="0070668E">
      <w:pPr>
        <w:pStyle w:val="Prrafodelista"/>
        <w:numPr>
          <w:ilvl w:val="0"/>
          <w:numId w:val="17"/>
        </w:numPr>
        <w:spacing w:line="276" w:lineRule="auto"/>
        <w:jc w:val="both"/>
        <w:outlineLvl w:val="0"/>
        <w:rPr>
          <w:rFonts w:ascii="Segoe UI Light" w:hAnsi="Segoe UI Light" w:cs="Segoe UI Light"/>
          <w:sz w:val="20"/>
          <w:szCs w:val="20"/>
        </w:rPr>
      </w:pPr>
      <w:bookmarkStart w:id="10" w:name="_Toc224039366"/>
      <w:r w:rsidRPr="0070668E">
        <w:rPr>
          <w:rFonts w:ascii="Segoe UI Light" w:hAnsi="Segoe UI Light" w:cs="Segoe UI Light"/>
          <w:sz w:val="20"/>
          <w:szCs w:val="20"/>
        </w:rPr>
        <w:lastRenderedPageBreak/>
        <w:t>Se realizaron ajustes en la lógica del proceso de validación del aplicativo.</w:t>
      </w:r>
      <w:bookmarkEnd w:id="10"/>
    </w:p>
    <w:p w14:paraId="1E0CC1A4" w14:textId="77777777" w:rsidR="0070668E" w:rsidRPr="0070668E" w:rsidRDefault="0070668E" w:rsidP="0070668E">
      <w:pPr>
        <w:spacing w:line="276" w:lineRule="auto"/>
        <w:jc w:val="both"/>
        <w:outlineLvl w:val="0"/>
        <w:rPr>
          <w:rFonts w:ascii="Segoe UI Light" w:hAnsi="Segoe UI Light" w:cs="Segoe UI Light"/>
          <w:sz w:val="20"/>
          <w:szCs w:val="20"/>
        </w:rPr>
      </w:pPr>
      <w:bookmarkStart w:id="11" w:name="_Toc224039367"/>
      <w:r w:rsidRPr="0070668E">
        <w:rPr>
          <w:rFonts w:ascii="Segoe UI Light" w:hAnsi="Segoe UI Light" w:cs="Segoe UI Light"/>
          <w:sz w:val="20"/>
          <w:szCs w:val="20"/>
        </w:rPr>
        <w:t>Versiones incorporadas</w:t>
      </w:r>
      <w:bookmarkEnd w:id="11"/>
    </w:p>
    <w:p w14:paraId="6B4964F2" w14:textId="28ABDF30" w:rsidR="0070668E" w:rsidRDefault="0070668E" w:rsidP="0070668E">
      <w:pPr>
        <w:spacing w:line="276" w:lineRule="auto"/>
        <w:jc w:val="both"/>
        <w:outlineLvl w:val="0"/>
        <w:rPr>
          <w:rFonts w:ascii="Segoe UI Light" w:hAnsi="Segoe UI Light" w:cs="Segoe UI Light"/>
          <w:sz w:val="20"/>
          <w:szCs w:val="20"/>
        </w:rPr>
      </w:pPr>
      <w:bookmarkStart w:id="12" w:name="_Toc224039368"/>
      <w:r w:rsidRPr="0070668E">
        <w:rPr>
          <w:rFonts w:ascii="Segoe UI Light" w:hAnsi="Segoe UI Light" w:cs="Segoe UI Light"/>
          <w:sz w:val="20"/>
          <w:szCs w:val="20"/>
        </w:rPr>
        <w:t xml:space="preserve">Se incorporan las versiones 1.1 </w:t>
      </w:r>
      <w:r>
        <w:rPr>
          <w:rFonts w:ascii="Segoe UI Light" w:hAnsi="Segoe UI Light" w:cs="Segoe UI Light"/>
          <w:sz w:val="20"/>
          <w:szCs w:val="20"/>
        </w:rPr>
        <w:t xml:space="preserve">para </w:t>
      </w:r>
      <w:r w:rsidRPr="0070668E">
        <w:rPr>
          <w:rFonts w:ascii="Segoe UI Light" w:hAnsi="Segoe UI Light" w:cs="Segoe UI Light"/>
          <w:sz w:val="20"/>
          <w:szCs w:val="20"/>
        </w:rPr>
        <w:t xml:space="preserve">las series </w:t>
      </w:r>
      <w:r>
        <w:rPr>
          <w:rFonts w:ascii="Segoe UI Light" w:hAnsi="Segoe UI Light" w:cs="Segoe UI Light"/>
          <w:sz w:val="20"/>
          <w:szCs w:val="20"/>
        </w:rPr>
        <w:t>BS, BM y D, para las series A y P se actualiza a la versión 1.</w:t>
      </w:r>
      <w:r w:rsidR="00A056F2">
        <w:rPr>
          <w:rFonts w:ascii="Segoe UI Light" w:hAnsi="Segoe UI Light" w:cs="Segoe UI Light"/>
          <w:sz w:val="20"/>
          <w:szCs w:val="20"/>
        </w:rPr>
        <w:t>2</w:t>
      </w:r>
      <w:r>
        <w:rPr>
          <w:rFonts w:ascii="Segoe UI Light" w:hAnsi="Segoe UI Light" w:cs="Segoe UI Light"/>
          <w:sz w:val="20"/>
          <w:szCs w:val="20"/>
        </w:rPr>
        <w:t>.</w:t>
      </w:r>
      <w:bookmarkEnd w:id="12"/>
      <w:r>
        <w:rPr>
          <w:rFonts w:ascii="Segoe UI Light" w:hAnsi="Segoe UI Light" w:cs="Segoe UI Light"/>
          <w:sz w:val="20"/>
          <w:szCs w:val="20"/>
        </w:rPr>
        <w:t xml:space="preserve"> </w:t>
      </w:r>
    </w:p>
    <w:p w14:paraId="135A8C7F" w14:textId="5EDD4FC0" w:rsidR="001B360D" w:rsidRDefault="0070668E" w:rsidP="0070668E">
      <w:pPr>
        <w:spacing w:line="276" w:lineRule="auto"/>
        <w:jc w:val="both"/>
        <w:outlineLvl w:val="0"/>
        <w:rPr>
          <w:rFonts w:ascii="Segoe UI Light" w:hAnsi="Segoe UI Light" w:cs="Segoe UI Light"/>
          <w:b/>
          <w:bCs/>
          <w:sz w:val="20"/>
          <w:szCs w:val="20"/>
        </w:rPr>
      </w:pPr>
      <w:bookmarkStart w:id="13" w:name="_Toc224039369"/>
      <w:r w:rsidRPr="0070668E">
        <w:rPr>
          <w:rFonts w:ascii="Segoe UI Light" w:hAnsi="Segoe UI Light" w:cs="Segoe UI Light"/>
          <w:sz w:val="20"/>
          <w:szCs w:val="20"/>
        </w:rPr>
        <w:t>Estas modificaciones permiten que el sistema valide correctamente los archivos REM correspondientes a los nuevos períodos estadísticos</w:t>
      </w:r>
      <w:r w:rsidRPr="0070668E">
        <w:rPr>
          <w:rFonts w:ascii="Segoe UI Light" w:hAnsi="Segoe UI Light" w:cs="Segoe UI Light"/>
          <w:b/>
          <w:bCs/>
          <w:sz w:val="20"/>
          <w:szCs w:val="20"/>
        </w:rPr>
        <w:t>.</w:t>
      </w:r>
      <w:bookmarkEnd w:id="13"/>
    </w:p>
    <w:p w14:paraId="3AF80DC6" w14:textId="77777777" w:rsidR="00835874" w:rsidRDefault="00835874" w:rsidP="0070668E">
      <w:pPr>
        <w:spacing w:line="276" w:lineRule="auto"/>
        <w:jc w:val="both"/>
        <w:outlineLvl w:val="0"/>
        <w:rPr>
          <w:rFonts w:ascii="Segoe UI Light" w:hAnsi="Segoe UI Light" w:cs="Segoe UI Light"/>
          <w:b/>
          <w:bCs/>
          <w:sz w:val="20"/>
          <w:szCs w:val="20"/>
        </w:rPr>
      </w:pPr>
    </w:p>
    <w:p w14:paraId="72E3DDA6" w14:textId="77777777" w:rsidR="00BA61D9" w:rsidRDefault="00BA61D9" w:rsidP="0070668E">
      <w:pPr>
        <w:spacing w:line="276" w:lineRule="auto"/>
        <w:jc w:val="both"/>
        <w:outlineLvl w:val="0"/>
        <w:rPr>
          <w:rFonts w:ascii="Segoe UI Light" w:hAnsi="Segoe UI Light" w:cs="Segoe UI Light"/>
          <w:b/>
          <w:bCs/>
          <w:sz w:val="20"/>
          <w:szCs w:val="20"/>
        </w:rPr>
      </w:pPr>
      <w:bookmarkStart w:id="14" w:name="_Toc224039370"/>
    </w:p>
    <w:p w14:paraId="670147EA" w14:textId="699ACE29" w:rsidR="00835874" w:rsidRDefault="0070668E" w:rsidP="0070668E">
      <w:pPr>
        <w:spacing w:line="276" w:lineRule="auto"/>
        <w:jc w:val="both"/>
        <w:outlineLvl w:val="0"/>
        <w:rPr>
          <w:rFonts w:ascii="Segoe UI Light" w:hAnsi="Segoe UI Light" w:cs="Segoe UI Light"/>
          <w:b/>
          <w:bCs/>
          <w:sz w:val="20"/>
          <w:szCs w:val="20"/>
        </w:rPr>
      </w:pPr>
      <w:r>
        <w:rPr>
          <w:rFonts w:ascii="Segoe UI Light" w:hAnsi="Segoe UI Light" w:cs="Segoe UI Light"/>
          <w:b/>
          <w:bCs/>
          <w:sz w:val="20"/>
          <w:szCs w:val="20"/>
        </w:rPr>
        <w:t>INCORPORACION DE NUEVOS ESTABLECIMIENTOS DE SALUD</w:t>
      </w:r>
      <w:bookmarkEnd w:id="14"/>
    </w:p>
    <w:p w14:paraId="0222AAE5" w14:textId="77777777" w:rsidR="00BA61D9" w:rsidRDefault="00BA61D9" w:rsidP="0070668E">
      <w:pPr>
        <w:spacing w:line="276" w:lineRule="auto"/>
        <w:jc w:val="both"/>
        <w:outlineLvl w:val="0"/>
        <w:rPr>
          <w:rFonts w:ascii="Segoe UI Light" w:hAnsi="Segoe UI Light" w:cs="Segoe UI Light"/>
          <w:b/>
          <w:bCs/>
          <w:sz w:val="20"/>
          <w:szCs w:val="20"/>
        </w:rPr>
      </w:pPr>
    </w:p>
    <w:p w14:paraId="27C60BF9" w14:textId="77777777" w:rsidR="00D878FF" w:rsidRDefault="00D878FF" w:rsidP="00D878FF">
      <w:pPr>
        <w:spacing w:line="276" w:lineRule="auto"/>
        <w:jc w:val="both"/>
        <w:outlineLvl w:val="0"/>
        <w:rPr>
          <w:rFonts w:ascii="Segoe UI Light" w:hAnsi="Segoe UI Light" w:cs="Segoe UI Light"/>
          <w:sz w:val="20"/>
          <w:szCs w:val="20"/>
        </w:rPr>
      </w:pPr>
      <w:bookmarkStart w:id="15" w:name="_Toc224039371"/>
      <w:r w:rsidRPr="00D878FF">
        <w:rPr>
          <w:rFonts w:ascii="Segoe UI Light" w:hAnsi="Segoe UI Light" w:cs="Segoe UI Light"/>
          <w:sz w:val="20"/>
          <w:szCs w:val="20"/>
        </w:rPr>
        <w:t>Se actualizó el archivo de establecimientos oficiales del sistema incorporando nuevos centros de salud.</w:t>
      </w:r>
      <w:bookmarkEnd w:id="15"/>
    </w:p>
    <w:p w14:paraId="04AFBD5F" w14:textId="77777777" w:rsidR="00D878FF" w:rsidRDefault="00D878FF" w:rsidP="00D878FF">
      <w:pPr>
        <w:spacing w:line="276" w:lineRule="auto"/>
        <w:jc w:val="both"/>
        <w:outlineLvl w:val="0"/>
        <w:rPr>
          <w:rFonts w:ascii="Segoe UI Light" w:hAnsi="Segoe UI Light" w:cs="Segoe UI Light"/>
          <w:sz w:val="20"/>
          <w:szCs w:val="20"/>
        </w:rPr>
      </w:pPr>
      <w:bookmarkStart w:id="16" w:name="_Toc224039372"/>
      <w:r w:rsidRPr="00D878FF">
        <w:rPr>
          <w:rFonts w:ascii="Segoe UI Light" w:hAnsi="Segoe UI Light" w:cs="Segoe UI Light"/>
          <w:sz w:val="20"/>
          <w:szCs w:val="20"/>
        </w:rPr>
        <w:t>Los siguientes establecimientos fueron agregados al archivo establecimientos-deis-minsal.xlsx:</w:t>
      </w:r>
      <w:bookmarkEnd w:id="16"/>
    </w:p>
    <w:p w14:paraId="4C1D87C0" w14:textId="0F45D2AC" w:rsidR="00D878FF" w:rsidRPr="00D878FF" w:rsidRDefault="00D878FF" w:rsidP="00D878FF">
      <w:pPr>
        <w:spacing w:line="276" w:lineRule="auto"/>
        <w:jc w:val="both"/>
        <w:outlineLvl w:val="0"/>
        <w:rPr>
          <w:rFonts w:ascii="Segoe UI Light" w:hAnsi="Segoe UI Light" w:cs="Segoe UI Light"/>
          <w:sz w:val="20"/>
          <w:szCs w:val="20"/>
        </w:rPr>
      </w:pPr>
      <w:bookmarkStart w:id="17" w:name="_Toc224039373"/>
      <w:r w:rsidRPr="00D878FF">
        <w:rPr>
          <w:rFonts w:ascii="Segoe UI Light" w:hAnsi="Segoe UI Light" w:cs="Segoe UI Light"/>
          <w:sz w:val="20"/>
          <w:szCs w:val="20"/>
        </w:rPr>
        <w:t>Código</w:t>
      </w:r>
      <w:r w:rsidRPr="00D878FF">
        <w:rPr>
          <w:rFonts w:ascii="Segoe UI Light" w:hAnsi="Segoe UI Light" w:cs="Segoe UI Light"/>
          <w:sz w:val="20"/>
          <w:szCs w:val="20"/>
        </w:rPr>
        <w:tab/>
        <w:t>Establecimiento</w:t>
      </w:r>
      <w:bookmarkEnd w:id="17"/>
    </w:p>
    <w:p w14:paraId="0028D278" w14:textId="77777777" w:rsidR="00D878FF" w:rsidRDefault="00D878FF" w:rsidP="00CC06A7">
      <w:pPr>
        <w:pStyle w:val="Prrafodelista"/>
        <w:numPr>
          <w:ilvl w:val="0"/>
          <w:numId w:val="17"/>
        </w:numPr>
        <w:spacing w:line="276" w:lineRule="auto"/>
        <w:jc w:val="both"/>
        <w:outlineLvl w:val="0"/>
        <w:rPr>
          <w:rFonts w:ascii="Segoe UI Light" w:hAnsi="Segoe UI Light" w:cs="Segoe UI Light"/>
          <w:sz w:val="20"/>
          <w:szCs w:val="20"/>
        </w:rPr>
      </w:pPr>
      <w:bookmarkStart w:id="18" w:name="_Toc224039374"/>
      <w:r w:rsidRPr="00D878FF">
        <w:rPr>
          <w:rFonts w:ascii="Segoe UI Light" w:hAnsi="Segoe UI Light" w:cs="Segoe UI Light"/>
          <w:sz w:val="20"/>
          <w:szCs w:val="20"/>
        </w:rPr>
        <w:t>202080</w:t>
      </w:r>
      <w:r w:rsidRPr="00D878FF">
        <w:rPr>
          <w:rFonts w:ascii="Segoe UI Light" w:hAnsi="Segoe UI Light" w:cs="Segoe UI Light"/>
          <w:sz w:val="20"/>
          <w:szCs w:val="20"/>
        </w:rPr>
        <w:tab/>
        <w:t>COSAM Lo Errázuriz.</w:t>
      </w:r>
      <w:bookmarkEnd w:id="18"/>
    </w:p>
    <w:p w14:paraId="659E9894" w14:textId="77777777" w:rsidR="00D878FF" w:rsidRDefault="00D878FF" w:rsidP="00F8044C">
      <w:pPr>
        <w:pStyle w:val="Prrafodelista"/>
        <w:numPr>
          <w:ilvl w:val="0"/>
          <w:numId w:val="17"/>
        </w:numPr>
        <w:spacing w:line="276" w:lineRule="auto"/>
        <w:jc w:val="both"/>
        <w:outlineLvl w:val="0"/>
        <w:rPr>
          <w:rFonts w:ascii="Segoe UI Light" w:hAnsi="Segoe UI Light" w:cs="Segoe UI Light"/>
          <w:sz w:val="20"/>
          <w:szCs w:val="20"/>
        </w:rPr>
      </w:pPr>
      <w:bookmarkStart w:id="19" w:name="_Toc224039375"/>
      <w:r w:rsidRPr="00D878FF">
        <w:rPr>
          <w:rFonts w:ascii="Segoe UI Light" w:hAnsi="Segoe UI Light" w:cs="Segoe UI Light"/>
          <w:sz w:val="20"/>
          <w:szCs w:val="20"/>
        </w:rPr>
        <w:t>202195</w:t>
      </w:r>
      <w:r w:rsidRPr="00D878FF">
        <w:rPr>
          <w:rFonts w:ascii="Segoe UI Light" w:hAnsi="Segoe UI Light" w:cs="Segoe UI Light"/>
          <w:sz w:val="20"/>
          <w:szCs w:val="20"/>
        </w:rPr>
        <w:tab/>
        <w:t>Centro de Resolutividad de la Atención Primaria (CREAP).</w:t>
      </w:r>
      <w:bookmarkEnd w:id="19"/>
    </w:p>
    <w:p w14:paraId="73008934" w14:textId="4B3FB20E" w:rsidR="00D878FF" w:rsidRPr="00D878FF" w:rsidRDefault="00D878FF" w:rsidP="00F8044C">
      <w:pPr>
        <w:pStyle w:val="Prrafodelista"/>
        <w:numPr>
          <w:ilvl w:val="0"/>
          <w:numId w:val="17"/>
        </w:numPr>
        <w:spacing w:line="276" w:lineRule="auto"/>
        <w:jc w:val="both"/>
        <w:outlineLvl w:val="0"/>
        <w:rPr>
          <w:rFonts w:ascii="Segoe UI Light" w:hAnsi="Segoe UI Light" w:cs="Segoe UI Light"/>
          <w:sz w:val="20"/>
          <w:szCs w:val="20"/>
        </w:rPr>
      </w:pPr>
      <w:bookmarkStart w:id="20" w:name="_Toc224039376"/>
      <w:r w:rsidRPr="00D878FF">
        <w:rPr>
          <w:rFonts w:ascii="Segoe UI Light" w:hAnsi="Segoe UI Light" w:cs="Segoe UI Light"/>
          <w:sz w:val="20"/>
          <w:szCs w:val="20"/>
        </w:rPr>
        <w:t>202233</w:t>
      </w:r>
      <w:r w:rsidRPr="00D878FF">
        <w:rPr>
          <w:rFonts w:ascii="Segoe UI Light" w:hAnsi="Segoe UI Light" w:cs="Segoe UI Light"/>
          <w:sz w:val="20"/>
          <w:szCs w:val="20"/>
        </w:rPr>
        <w:tab/>
        <w:t>CESFAM Erasmo Escala.</w:t>
      </w:r>
      <w:bookmarkEnd w:id="20"/>
    </w:p>
    <w:p w14:paraId="04FB31DE" w14:textId="769C92CA" w:rsidR="00D878FF" w:rsidRDefault="00D878FF" w:rsidP="00D878FF">
      <w:pPr>
        <w:spacing w:line="276" w:lineRule="auto"/>
        <w:jc w:val="both"/>
        <w:outlineLvl w:val="0"/>
        <w:rPr>
          <w:rFonts w:ascii="Segoe UI Light" w:hAnsi="Segoe UI Light" w:cs="Segoe UI Light"/>
          <w:sz w:val="20"/>
          <w:szCs w:val="20"/>
        </w:rPr>
      </w:pPr>
      <w:bookmarkStart w:id="21" w:name="_Toc224039377"/>
      <w:r w:rsidRPr="00D878FF">
        <w:rPr>
          <w:rFonts w:ascii="Segoe UI Light" w:hAnsi="Segoe UI Light" w:cs="Segoe UI Light"/>
          <w:sz w:val="20"/>
          <w:szCs w:val="20"/>
        </w:rPr>
        <w:t>Con esta actualización el sistema podrá validar correctamente los archivos REM provenientes de estos establecimientos.</w:t>
      </w:r>
      <w:bookmarkEnd w:id="21"/>
    </w:p>
    <w:p w14:paraId="6540FA88" w14:textId="77777777" w:rsidR="00835874" w:rsidRPr="00D878FF" w:rsidRDefault="00835874" w:rsidP="00D878FF">
      <w:pPr>
        <w:spacing w:line="276" w:lineRule="auto"/>
        <w:jc w:val="both"/>
        <w:outlineLvl w:val="0"/>
        <w:rPr>
          <w:rFonts w:ascii="Segoe UI Light" w:hAnsi="Segoe UI Light" w:cs="Segoe UI Light"/>
          <w:sz w:val="20"/>
          <w:szCs w:val="20"/>
        </w:rPr>
      </w:pPr>
    </w:p>
    <w:p w14:paraId="65C4998C" w14:textId="77777777" w:rsidR="00BA61D9" w:rsidRDefault="00BA61D9" w:rsidP="00A056F2">
      <w:pPr>
        <w:spacing w:line="276" w:lineRule="auto"/>
        <w:jc w:val="both"/>
        <w:outlineLvl w:val="0"/>
        <w:rPr>
          <w:rFonts w:ascii="Segoe UI Light" w:hAnsi="Segoe UI Light" w:cs="Segoe UI Light"/>
          <w:b/>
          <w:bCs/>
          <w:sz w:val="20"/>
          <w:szCs w:val="20"/>
        </w:rPr>
      </w:pPr>
      <w:bookmarkStart w:id="22" w:name="_Toc224039378"/>
    </w:p>
    <w:p w14:paraId="68D37E42" w14:textId="42436B46" w:rsidR="00835874" w:rsidRDefault="00A056F2" w:rsidP="00A056F2">
      <w:pPr>
        <w:spacing w:line="276" w:lineRule="auto"/>
        <w:jc w:val="both"/>
        <w:outlineLvl w:val="0"/>
        <w:rPr>
          <w:rFonts w:ascii="Segoe UI Light" w:hAnsi="Segoe UI Light" w:cs="Segoe UI Light"/>
          <w:b/>
          <w:bCs/>
          <w:sz w:val="20"/>
          <w:szCs w:val="20"/>
        </w:rPr>
      </w:pPr>
      <w:r>
        <w:rPr>
          <w:rFonts w:ascii="Segoe UI Light" w:hAnsi="Segoe UI Light" w:cs="Segoe UI Light"/>
          <w:b/>
          <w:bCs/>
          <w:sz w:val="20"/>
          <w:szCs w:val="20"/>
        </w:rPr>
        <w:t>MODIFICACION EN LA VALIDACION DEL NOMBRE DEL ESTABLECIMIENTO</w:t>
      </w:r>
      <w:bookmarkEnd w:id="22"/>
    </w:p>
    <w:p w14:paraId="13DDB85B" w14:textId="77777777" w:rsidR="00BA61D9" w:rsidRDefault="00BA61D9" w:rsidP="00A056F2">
      <w:pPr>
        <w:spacing w:line="276" w:lineRule="auto"/>
        <w:jc w:val="both"/>
        <w:outlineLvl w:val="0"/>
        <w:rPr>
          <w:rFonts w:ascii="Segoe UI Light" w:hAnsi="Segoe UI Light" w:cs="Segoe UI Light"/>
          <w:b/>
          <w:bCs/>
          <w:sz w:val="20"/>
          <w:szCs w:val="20"/>
        </w:rPr>
      </w:pPr>
    </w:p>
    <w:p w14:paraId="020A1A8F" w14:textId="77777777" w:rsidR="00A056F2" w:rsidRDefault="00A056F2" w:rsidP="00A056F2">
      <w:pPr>
        <w:spacing w:line="276" w:lineRule="auto"/>
        <w:jc w:val="both"/>
        <w:outlineLvl w:val="0"/>
        <w:rPr>
          <w:rFonts w:ascii="Segoe UI Light" w:hAnsi="Segoe UI Light" w:cs="Segoe UI Light"/>
          <w:sz w:val="20"/>
          <w:szCs w:val="20"/>
        </w:rPr>
      </w:pPr>
      <w:bookmarkStart w:id="23" w:name="_Toc224039379"/>
      <w:r w:rsidRPr="00A056F2">
        <w:rPr>
          <w:rFonts w:ascii="Segoe UI Light" w:hAnsi="Segoe UI Light" w:cs="Segoe UI Light"/>
          <w:sz w:val="20"/>
          <w:szCs w:val="20"/>
        </w:rPr>
        <w:t>se realizó un ajuste en el proceso de validación de las portadas de los archivos REM.</w:t>
      </w:r>
      <w:bookmarkEnd w:id="23"/>
    </w:p>
    <w:p w14:paraId="56A0BC78" w14:textId="58CEDE49" w:rsidR="00A056F2" w:rsidRDefault="00A056F2" w:rsidP="00A056F2">
      <w:pPr>
        <w:spacing w:line="276" w:lineRule="auto"/>
        <w:jc w:val="both"/>
        <w:outlineLvl w:val="0"/>
        <w:rPr>
          <w:rFonts w:ascii="Segoe UI Light" w:hAnsi="Segoe UI Light" w:cs="Segoe UI Light"/>
          <w:sz w:val="20"/>
          <w:szCs w:val="20"/>
        </w:rPr>
      </w:pPr>
      <w:bookmarkStart w:id="24" w:name="_Toc224039380"/>
      <w:r w:rsidRPr="00A056F2">
        <w:rPr>
          <w:rFonts w:ascii="Segoe UI Light" w:hAnsi="Segoe UI Light" w:cs="Segoe UI Light"/>
          <w:sz w:val="20"/>
          <w:szCs w:val="20"/>
        </w:rPr>
        <w:t xml:space="preserve">Funcionamiento de las series </w:t>
      </w:r>
      <w:r>
        <w:rPr>
          <w:rFonts w:ascii="Segoe UI Light" w:hAnsi="Segoe UI Light" w:cs="Segoe UI Light"/>
          <w:sz w:val="20"/>
          <w:szCs w:val="20"/>
        </w:rPr>
        <w:t>h</w:t>
      </w:r>
      <w:r w:rsidRPr="00A056F2">
        <w:rPr>
          <w:rFonts w:ascii="Segoe UI Light" w:hAnsi="Segoe UI Light" w:cs="Segoe UI Light"/>
          <w:sz w:val="20"/>
          <w:szCs w:val="20"/>
        </w:rPr>
        <w:t xml:space="preserve">asta el año 2025, la validación del establecimiento </w:t>
      </w:r>
      <w:r>
        <w:rPr>
          <w:rFonts w:ascii="Segoe UI Light" w:hAnsi="Segoe UI Light" w:cs="Segoe UI Light"/>
          <w:sz w:val="20"/>
          <w:szCs w:val="20"/>
        </w:rPr>
        <w:t>continuará</w:t>
      </w:r>
      <w:r w:rsidRPr="00A056F2">
        <w:rPr>
          <w:rFonts w:ascii="Segoe UI Light" w:hAnsi="Segoe UI Light" w:cs="Segoe UI Light"/>
          <w:sz w:val="20"/>
          <w:szCs w:val="20"/>
        </w:rPr>
        <w:t xml:space="preserve"> considerando de forma conjunta:</w:t>
      </w:r>
      <w:bookmarkEnd w:id="24"/>
    </w:p>
    <w:p w14:paraId="3954F985" w14:textId="77777777" w:rsidR="00A056F2" w:rsidRDefault="00A056F2" w:rsidP="008A56F9">
      <w:pPr>
        <w:pStyle w:val="Prrafodelista"/>
        <w:numPr>
          <w:ilvl w:val="0"/>
          <w:numId w:val="17"/>
        </w:numPr>
        <w:spacing w:line="276" w:lineRule="auto"/>
        <w:jc w:val="both"/>
        <w:outlineLvl w:val="0"/>
        <w:rPr>
          <w:rFonts w:ascii="Segoe UI Light" w:hAnsi="Segoe UI Light" w:cs="Segoe UI Light"/>
          <w:sz w:val="20"/>
          <w:szCs w:val="20"/>
        </w:rPr>
      </w:pPr>
      <w:bookmarkStart w:id="25" w:name="_Toc224039381"/>
      <w:r w:rsidRPr="00A056F2">
        <w:rPr>
          <w:rFonts w:ascii="Segoe UI Light" w:hAnsi="Segoe UI Light" w:cs="Segoe UI Light"/>
          <w:sz w:val="20"/>
          <w:szCs w:val="20"/>
        </w:rPr>
        <w:t>nombre_establecimiento_oficial</w:t>
      </w:r>
      <w:bookmarkEnd w:id="25"/>
    </w:p>
    <w:p w14:paraId="6C277BDF" w14:textId="26161CA0" w:rsidR="00A056F2" w:rsidRPr="00A056F2" w:rsidRDefault="00A056F2" w:rsidP="008A56F9">
      <w:pPr>
        <w:pStyle w:val="Prrafodelista"/>
        <w:numPr>
          <w:ilvl w:val="0"/>
          <w:numId w:val="17"/>
        </w:numPr>
        <w:spacing w:line="276" w:lineRule="auto"/>
        <w:jc w:val="both"/>
        <w:outlineLvl w:val="0"/>
        <w:rPr>
          <w:rFonts w:ascii="Segoe UI Light" w:hAnsi="Segoe UI Light" w:cs="Segoe UI Light"/>
          <w:sz w:val="20"/>
          <w:szCs w:val="20"/>
        </w:rPr>
      </w:pPr>
      <w:bookmarkStart w:id="26" w:name="_Toc224039382"/>
      <w:r w:rsidRPr="00A056F2">
        <w:rPr>
          <w:rFonts w:ascii="Segoe UI Light" w:hAnsi="Segoe UI Light" w:cs="Segoe UI Light"/>
          <w:sz w:val="20"/>
          <w:szCs w:val="20"/>
        </w:rPr>
        <w:t>nombre_establecimiento_alias</w:t>
      </w:r>
      <w:bookmarkEnd w:id="26"/>
    </w:p>
    <w:p w14:paraId="20110F4B" w14:textId="77777777" w:rsidR="00A056F2" w:rsidRDefault="00A056F2" w:rsidP="00A056F2">
      <w:pPr>
        <w:spacing w:line="276" w:lineRule="auto"/>
        <w:jc w:val="both"/>
        <w:outlineLvl w:val="0"/>
        <w:rPr>
          <w:rFonts w:ascii="Segoe UI Light" w:hAnsi="Segoe UI Light" w:cs="Segoe UI Light"/>
          <w:sz w:val="20"/>
          <w:szCs w:val="20"/>
        </w:rPr>
      </w:pPr>
      <w:bookmarkStart w:id="27" w:name="_Toc224039383"/>
      <w:r>
        <w:rPr>
          <w:rFonts w:ascii="Segoe UI Light" w:hAnsi="Segoe UI Light" w:cs="Segoe UI Light"/>
          <w:sz w:val="20"/>
          <w:szCs w:val="20"/>
        </w:rPr>
        <w:lastRenderedPageBreak/>
        <w:t>F</w:t>
      </w:r>
      <w:r w:rsidRPr="00A056F2">
        <w:rPr>
          <w:rFonts w:ascii="Segoe UI Light" w:hAnsi="Segoe UI Light" w:cs="Segoe UI Light"/>
          <w:sz w:val="20"/>
          <w:szCs w:val="20"/>
        </w:rPr>
        <w:t>uncionamiento</w:t>
      </w:r>
      <w:r>
        <w:rPr>
          <w:rFonts w:ascii="Segoe UI Light" w:hAnsi="Segoe UI Light" w:cs="Segoe UI Light"/>
          <w:sz w:val="20"/>
          <w:szCs w:val="20"/>
        </w:rPr>
        <w:t xml:space="preserve"> a</w:t>
      </w:r>
      <w:r w:rsidRPr="00A056F2">
        <w:rPr>
          <w:rFonts w:ascii="Segoe UI Light" w:hAnsi="Segoe UI Light" w:cs="Segoe UI Light"/>
          <w:sz w:val="20"/>
          <w:szCs w:val="20"/>
        </w:rPr>
        <w:t xml:space="preserve"> </w:t>
      </w:r>
      <w:r>
        <w:rPr>
          <w:rFonts w:ascii="Segoe UI Light" w:hAnsi="Segoe UI Light" w:cs="Segoe UI Light"/>
          <w:sz w:val="20"/>
          <w:szCs w:val="20"/>
        </w:rPr>
        <w:t>p</w:t>
      </w:r>
      <w:r w:rsidRPr="00A056F2">
        <w:rPr>
          <w:rFonts w:ascii="Segoe UI Light" w:hAnsi="Segoe UI Light" w:cs="Segoe UI Light"/>
          <w:sz w:val="20"/>
          <w:szCs w:val="20"/>
        </w:rPr>
        <w:t>artir de las series correspondientes al año 2026, la validación se realiza exclusivamente utilizando la columna:</w:t>
      </w:r>
      <w:bookmarkEnd w:id="27"/>
    </w:p>
    <w:p w14:paraId="18E09F54" w14:textId="345797F4" w:rsidR="00A056F2" w:rsidRPr="00A056F2" w:rsidRDefault="00A056F2" w:rsidP="00A056F2">
      <w:pPr>
        <w:pStyle w:val="Prrafodelista"/>
        <w:numPr>
          <w:ilvl w:val="0"/>
          <w:numId w:val="17"/>
        </w:numPr>
        <w:spacing w:line="276" w:lineRule="auto"/>
        <w:jc w:val="both"/>
        <w:outlineLvl w:val="0"/>
        <w:rPr>
          <w:rFonts w:ascii="Segoe UI Light" w:hAnsi="Segoe UI Light" w:cs="Segoe UI Light"/>
          <w:sz w:val="20"/>
          <w:szCs w:val="20"/>
        </w:rPr>
      </w:pPr>
      <w:bookmarkStart w:id="28" w:name="_Toc224039384"/>
      <w:r w:rsidRPr="00A056F2">
        <w:rPr>
          <w:rFonts w:ascii="Segoe UI Light" w:hAnsi="Segoe UI Light" w:cs="Segoe UI Light"/>
          <w:sz w:val="20"/>
          <w:szCs w:val="20"/>
        </w:rPr>
        <w:t>nombre_establecimiento_oficial</w:t>
      </w:r>
      <w:bookmarkEnd w:id="28"/>
    </w:p>
    <w:p w14:paraId="2AFEA536" w14:textId="241D2F81" w:rsidR="00A056F2" w:rsidRDefault="00A056F2" w:rsidP="00A056F2">
      <w:pPr>
        <w:spacing w:line="276" w:lineRule="auto"/>
        <w:jc w:val="both"/>
        <w:outlineLvl w:val="0"/>
        <w:rPr>
          <w:rFonts w:ascii="Segoe UI Light" w:hAnsi="Segoe UI Light" w:cs="Segoe UI Light"/>
          <w:sz w:val="20"/>
          <w:szCs w:val="20"/>
        </w:rPr>
      </w:pPr>
      <w:bookmarkStart w:id="29" w:name="_Toc224039385"/>
      <w:r w:rsidRPr="00A056F2">
        <w:rPr>
          <w:rFonts w:ascii="Segoe UI Light" w:hAnsi="Segoe UI Light" w:cs="Segoe UI Light"/>
          <w:sz w:val="20"/>
          <w:szCs w:val="20"/>
        </w:rPr>
        <w:t>Este cambio busca mejorar la consistencia en la validación de los establecimientos utilizando únicamente la denominación oficial</w:t>
      </w:r>
      <w:r>
        <w:rPr>
          <w:rFonts w:ascii="Segoe UI Light" w:hAnsi="Segoe UI Light" w:cs="Segoe UI Light"/>
          <w:sz w:val="20"/>
          <w:szCs w:val="20"/>
        </w:rPr>
        <w:t xml:space="preserve"> por medio del botón “Buscar Establecimiento” de la hoja </w:t>
      </w:r>
      <w:r w:rsidR="00CC6381">
        <w:rPr>
          <w:rFonts w:ascii="Segoe UI Light" w:hAnsi="Segoe UI Light" w:cs="Segoe UI Light"/>
          <w:sz w:val="20"/>
          <w:szCs w:val="20"/>
        </w:rPr>
        <w:t>“NOMBRE”</w:t>
      </w:r>
      <w:r>
        <w:rPr>
          <w:rFonts w:ascii="Segoe UI Light" w:hAnsi="Segoe UI Light" w:cs="Segoe UI Light"/>
          <w:sz w:val="20"/>
          <w:szCs w:val="20"/>
        </w:rPr>
        <w:t xml:space="preserve"> de cada </w:t>
      </w:r>
      <w:r w:rsidR="002535C0">
        <w:rPr>
          <w:rFonts w:ascii="Segoe UI Light" w:hAnsi="Segoe UI Light" w:cs="Segoe UI Light"/>
          <w:sz w:val="20"/>
          <w:szCs w:val="20"/>
        </w:rPr>
        <w:t>s</w:t>
      </w:r>
      <w:r>
        <w:rPr>
          <w:rFonts w:ascii="Segoe UI Light" w:hAnsi="Segoe UI Light" w:cs="Segoe UI Light"/>
          <w:sz w:val="20"/>
          <w:szCs w:val="20"/>
        </w:rPr>
        <w:t>erie</w:t>
      </w:r>
      <w:r w:rsidR="001D0281">
        <w:rPr>
          <w:rFonts w:ascii="Segoe UI Light" w:hAnsi="Segoe UI Light" w:cs="Segoe UI Light"/>
          <w:sz w:val="20"/>
          <w:szCs w:val="20"/>
        </w:rPr>
        <w:t xml:space="preserve">, como muestra la </w:t>
      </w:r>
      <w:r w:rsidR="001D0281" w:rsidRPr="001D0281">
        <w:rPr>
          <w:rFonts w:ascii="Segoe UI Light" w:hAnsi="Segoe UI Light" w:cs="Segoe UI Light"/>
          <w:i/>
          <w:iCs/>
          <w:sz w:val="20"/>
          <w:szCs w:val="20"/>
        </w:rPr>
        <w:t>Figura 1. Botón Buscar Establecimiento, Matriz la serie A año 2026</w:t>
      </w:r>
      <w:r w:rsidRPr="001D0281">
        <w:rPr>
          <w:rFonts w:ascii="Segoe UI Light" w:hAnsi="Segoe UI Light" w:cs="Segoe UI Light"/>
          <w:i/>
          <w:iCs/>
          <w:sz w:val="20"/>
          <w:szCs w:val="20"/>
        </w:rPr>
        <w:t>.</w:t>
      </w:r>
      <w:bookmarkEnd w:id="29"/>
    </w:p>
    <w:p w14:paraId="7C4D0831" w14:textId="4D954873" w:rsidR="00A056F2" w:rsidRDefault="002535C0" w:rsidP="001D0281">
      <w:pPr>
        <w:spacing w:line="276" w:lineRule="auto"/>
        <w:jc w:val="center"/>
        <w:outlineLvl w:val="0"/>
        <w:rPr>
          <w:rFonts w:ascii="Segoe UI Light" w:hAnsi="Segoe UI Light" w:cs="Segoe UI Light"/>
          <w:sz w:val="16"/>
          <w:szCs w:val="16"/>
        </w:rPr>
      </w:pPr>
      <w:bookmarkStart w:id="30" w:name="_Toc224039386"/>
      <w:r>
        <w:rPr>
          <w:rFonts w:ascii="Segoe UI Light" w:hAnsi="Segoe UI Light" w:cs="Segoe UI Light"/>
          <w:noProof/>
          <w:sz w:val="20"/>
          <w:szCs w:val="20"/>
        </w:rPr>
        <w:drawing>
          <wp:inline distT="0" distB="0" distL="0" distR="0" wp14:anchorId="38A6FA79" wp14:editId="2762D174">
            <wp:extent cx="5603240" cy="3686810"/>
            <wp:effectExtent l="0" t="0" r="0" b="8890"/>
            <wp:docPr id="660702834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368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C6381" w:rsidRPr="002535C0">
        <w:rPr>
          <w:rFonts w:ascii="Segoe UI Light" w:hAnsi="Segoe UI Light" w:cs="Segoe UI Light"/>
          <w:sz w:val="16"/>
          <w:szCs w:val="16"/>
        </w:rPr>
        <w:t>Figura 1. Botón Buscar Establecimiento, Matriz la serie A año 2026</w:t>
      </w:r>
      <w:bookmarkEnd w:id="30"/>
    </w:p>
    <w:p w14:paraId="04B41035" w14:textId="77777777" w:rsidR="001D0281" w:rsidRDefault="001D0281" w:rsidP="001D0281">
      <w:pPr>
        <w:spacing w:line="276" w:lineRule="auto"/>
        <w:jc w:val="both"/>
        <w:outlineLvl w:val="0"/>
        <w:rPr>
          <w:rFonts w:ascii="Segoe UI Light" w:hAnsi="Segoe UI Light" w:cs="Segoe UI Light"/>
          <w:b/>
          <w:bCs/>
          <w:sz w:val="20"/>
          <w:szCs w:val="20"/>
        </w:rPr>
      </w:pPr>
    </w:p>
    <w:p w14:paraId="46F835F1" w14:textId="77777777" w:rsidR="00835874" w:rsidRDefault="00835874" w:rsidP="001D0281">
      <w:pPr>
        <w:spacing w:line="276" w:lineRule="auto"/>
        <w:jc w:val="both"/>
        <w:outlineLvl w:val="0"/>
        <w:rPr>
          <w:rFonts w:ascii="Segoe UI Light" w:hAnsi="Segoe UI Light" w:cs="Segoe UI Light"/>
          <w:b/>
          <w:bCs/>
          <w:sz w:val="20"/>
          <w:szCs w:val="20"/>
        </w:rPr>
      </w:pPr>
    </w:p>
    <w:p w14:paraId="44445DFB" w14:textId="41C7E04F" w:rsidR="00835874" w:rsidRDefault="00227F16" w:rsidP="001D0281">
      <w:pPr>
        <w:spacing w:line="276" w:lineRule="auto"/>
        <w:jc w:val="both"/>
        <w:outlineLvl w:val="0"/>
        <w:rPr>
          <w:rFonts w:ascii="Segoe UI Light" w:hAnsi="Segoe UI Light" w:cs="Segoe UI Light"/>
          <w:sz w:val="20"/>
          <w:szCs w:val="20"/>
        </w:rPr>
      </w:pPr>
      <w:bookmarkStart w:id="31" w:name="_Toc224039387"/>
      <w:r>
        <w:rPr>
          <w:rFonts w:ascii="Segoe UI Light" w:hAnsi="Segoe UI Light" w:cs="Segoe UI Light"/>
          <w:b/>
          <w:bCs/>
          <w:sz w:val="20"/>
          <w:szCs w:val="20"/>
        </w:rPr>
        <w:t>EJECUCIÓN DEL APLICATIVO DE VALIDACIÓN REM</w:t>
      </w:r>
      <w:bookmarkEnd w:id="31"/>
      <w:r w:rsidRPr="001D0281">
        <w:rPr>
          <w:rFonts w:ascii="Segoe UI Light" w:hAnsi="Segoe UI Light" w:cs="Segoe UI Light"/>
          <w:sz w:val="20"/>
          <w:szCs w:val="20"/>
        </w:rPr>
        <w:t xml:space="preserve"> </w:t>
      </w:r>
    </w:p>
    <w:p w14:paraId="7271C0C1" w14:textId="77777777" w:rsidR="00BA61D9" w:rsidRDefault="00BA61D9" w:rsidP="001D0281">
      <w:pPr>
        <w:spacing w:line="276" w:lineRule="auto"/>
        <w:jc w:val="both"/>
        <w:outlineLvl w:val="0"/>
        <w:rPr>
          <w:rFonts w:ascii="Segoe UI Light" w:hAnsi="Segoe UI Light" w:cs="Segoe UI Light"/>
          <w:sz w:val="20"/>
          <w:szCs w:val="20"/>
        </w:rPr>
      </w:pPr>
    </w:p>
    <w:p w14:paraId="1059DFEB" w14:textId="06DD9F09" w:rsidR="001D0281" w:rsidRDefault="001D0281" w:rsidP="001D0281">
      <w:pPr>
        <w:spacing w:line="276" w:lineRule="auto"/>
        <w:jc w:val="both"/>
        <w:outlineLvl w:val="0"/>
        <w:rPr>
          <w:rFonts w:ascii="Segoe UI Light" w:hAnsi="Segoe UI Light" w:cs="Segoe UI Light"/>
          <w:sz w:val="20"/>
          <w:szCs w:val="20"/>
        </w:rPr>
      </w:pPr>
      <w:bookmarkStart w:id="32" w:name="_Toc224039388"/>
      <w:r w:rsidRPr="001D0281">
        <w:rPr>
          <w:rFonts w:ascii="Segoe UI Light" w:hAnsi="Segoe UI Light" w:cs="Segoe UI Light"/>
          <w:sz w:val="20"/>
          <w:szCs w:val="20"/>
        </w:rPr>
        <w:t>Esta actualización no modifica el procedimiento de uso del aplicativo, por lo que:</w:t>
      </w:r>
      <w:bookmarkEnd w:id="32"/>
    </w:p>
    <w:p w14:paraId="15E8AF71" w14:textId="77777777" w:rsidR="001D0281" w:rsidRDefault="001D0281" w:rsidP="00417825">
      <w:pPr>
        <w:pStyle w:val="Prrafodelista"/>
        <w:numPr>
          <w:ilvl w:val="0"/>
          <w:numId w:val="17"/>
        </w:numPr>
        <w:spacing w:line="276" w:lineRule="auto"/>
        <w:jc w:val="both"/>
        <w:outlineLvl w:val="0"/>
        <w:rPr>
          <w:rFonts w:ascii="Segoe UI Light" w:hAnsi="Segoe UI Light" w:cs="Segoe UI Light"/>
          <w:sz w:val="20"/>
          <w:szCs w:val="20"/>
        </w:rPr>
      </w:pPr>
      <w:bookmarkStart w:id="33" w:name="_Toc224039389"/>
      <w:r w:rsidRPr="001D0281">
        <w:rPr>
          <w:rFonts w:ascii="Segoe UI Light" w:hAnsi="Segoe UI Light" w:cs="Segoe UI Light"/>
          <w:sz w:val="20"/>
          <w:szCs w:val="20"/>
        </w:rPr>
        <w:t>El proceso de ejecución del archivo validador.exe se mantiene sin cambios.</w:t>
      </w:r>
      <w:bookmarkEnd w:id="33"/>
    </w:p>
    <w:p w14:paraId="253CD0C3" w14:textId="77777777" w:rsidR="001D0281" w:rsidRDefault="001D0281" w:rsidP="00523942">
      <w:pPr>
        <w:pStyle w:val="Prrafodelista"/>
        <w:numPr>
          <w:ilvl w:val="0"/>
          <w:numId w:val="17"/>
        </w:numPr>
        <w:spacing w:line="276" w:lineRule="auto"/>
        <w:jc w:val="both"/>
        <w:outlineLvl w:val="0"/>
        <w:rPr>
          <w:rFonts w:ascii="Segoe UI Light" w:hAnsi="Segoe UI Light" w:cs="Segoe UI Light"/>
          <w:sz w:val="20"/>
          <w:szCs w:val="20"/>
        </w:rPr>
      </w:pPr>
      <w:bookmarkStart w:id="34" w:name="_Toc224039390"/>
      <w:r w:rsidRPr="001D0281">
        <w:rPr>
          <w:rFonts w:ascii="Segoe UI Light" w:hAnsi="Segoe UI Light" w:cs="Segoe UI Light"/>
          <w:sz w:val="20"/>
          <w:szCs w:val="20"/>
        </w:rPr>
        <w:t>La estructura de carpetas del aplicativo permanece igual.</w:t>
      </w:r>
      <w:bookmarkEnd w:id="34"/>
    </w:p>
    <w:p w14:paraId="35513FAA" w14:textId="0F49C6B1" w:rsidR="00227F16" w:rsidRDefault="001D0281" w:rsidP="00227F16">
      <w:pPr>
        <w:pStyle w:val="Prrafodelista"/>
        <w:numPr>
          <w:ilvl w:val="0"/>
          <w:numId w:val="17"/>
        </w:numPr>
        <w:spacing w:line="276" w:lineRule="auto"/>
        <w:jc w:val="both"/>
        <w:outlineLvl w:val="0"/>
        <w:rPr>
          <w:rFonts w:ascii="Segoe UI Light" w:hAnsi="Segoe UI Light" w:cs="Segoe UI Light"/>
          <w:sz w:val="20"/>
          <w:szCs w:val="20"/>
        </w:rPr>
      </w:pPr>
      <w:bookmarkStart w:id="35" w:name="_Toc224039391"/>
      <w:r w:rsidRPr="001D0281">
        <w:rPr>
          <w:rFonts w:ascii="Segoe UI Light" w:hAnsi="Segoe UI Light" w:cs="Segoe UI Light"/>
          <w:sz w:val="20"/>
          <w:szCs w:val="20"/>
        </w:rPr>
        <w:t>Los reportes generados continúan utilizando el mismo formato.</w:t>
      </w:r>
      <w:bookmarkEnd w:id="35"/>
    </w:p>
    <w:p w14:paraId="2AE9AFC4" w14:textId="77777777" w:rsidR="00F21577" w:rsidRDefault="00F21577" w:rsidP="00F21577">
      <w:pPr>
        <w:spacing w:line="276" w:lineRule="auto"/>
        <w:jc w:val="both"/>
        <w:outlineLvl w:val="0"/>
        <w:rPr>
          <w:rFonts w:ascii="Segoe UI Light" w:hAnsi="Segoe UI Light" w:cs="Segoe UI Light"/>
          <w:b/>
          <w:bCs/>
          <w:sz w:val="20"/>
          <w:szCs w:val="20"/>
        </w:rPr>
      </w:pPr>
    </w:p>
    <w:p w14:paraId="7145E21F" w14:textId="2BF508E6" w:rsidR="00835874" w:rsidRDefault="00F21577" w:rsidP="00F21577">
      <w:pPr>
        <w:spacing w:line="276" w:lineRule="auto"/>
        <w:jc w:val="both"/>
        <w:outlineLvl w:val="0"/>
        <w:rPr>
          <w:rFonts w:ascii="Segoe UI Light" w:hAnsi="Segoe UI Light" w:cs="Segoe UI Light"/>
          <w:b/>
          <w:bCs/>
          <w:sz w:val="20"/>
          <w:szCs w:val="20"/>
        </w:rPr>
      </w:pPr>
      <w:bookmarkStart w:id="36" w:name="_Toc224039392"/>
      <w:r w:rsidRPr="00F21577">
        <w:rPr>
          <w:rFonts w:ascii="Segoe UI Light" w:hAnsi="Segoe UI Light" w:cs="Segoe UI Light"/>
          <w:b/>
          <w:bCs/>
          <w:sz w:val="20"/>
          <w:szCs w:val="20"/>
        </w:rPr>
        <w:t>MODIFICACIÓN EN EL FORMATO DE NOMBRE DE ARCHIVOS REM PARA SERIES DE AÑOS ANTERIORES</w:t>
      </w:r>
      <w:bookmarkEnd w:id="36"/>
    </w:p>
    <w:p w14:paraId="0FB71D60" w14:textId="77777777" w:rsidR="00BA61D9" w:rsidRPr="00F21577" w:rsidRDefault="00BA61D9" w:rsidP="00F21577">
      <w:pPr>
        <w:spacing w:line="276" w:lineRule="auto"/>
        <w:jc w:val="both"/>
        <w:outlineLvl w:val="0"/>
        <w:rPr>
          <w:rFonts w:ascii="Segoe UI Light" w:hAnsi="Segoe UI Light" w:cs="Segoe UI Light"/>
          <w:b/>
          <w:bCs/>
          <w:sz w:val="20"/>
          <w:szCs w:val="20"/>
        </w:rPr>
      </w:pPr>
    </w:p>
    <w:p w14:paraId="4DC43CEA" w14:textId="039B9A17" w:rsidR="00F21577" w:rsidRPr="00F21577" w:rsidRDefault="00F21577" w:rsidP="00F21577">
      <w:pPr>
        <w:spacing w:line="276" w:lineRule="auto"/>
        <w:jc w:val="both"/>
        <w:outlineLvl w:val="0"/>
        <w:rPr>
          <w:rFonts w:ascii="Segoe UI Light" w:hAnsi="Segoe UI Light" w:cs="Segoe UI Light"/>
          <w:sz w:val="20"/>
          <w:szCs w:val="20"/>
        </w:rPr>
      </w:pPr>
      <w:bookmarkStart w:id="37" w:name="_Toc224039393"/>
      <w:r w:rsidRPr="00F21577">
        <w:rPr>
          <w:rFonts w:ascii="Segoe UI Light" w:hAnsi="Segoe UI Light" w:cs="Segoe UI Light"/>
          <w:sz w:val="20"/>
          <w:szCs w:val="20"/>
        </w:rPr>
        <w:t>A partir de la actualización del aplicativo, se incorpora una modificación en la estructura del nombre de los archivos REM cuando estos corresponden a series de años anteriores al año en curso.</w:t>
      </w:r>
      <w:bookmarkEnd w:id="37"/>
    </w:p>
    <w:p w14:paraId="7C61AC0E" w14:textId="36BC5E53" w:rsidR="00F21577" w:rsidRPr="00F21577" w:rsidRDefault="00F21577" w:rsidP="00F21577">
      <w:pPr>
        <w:spacing w:line="276" w:lineRule="auto"/>
        <w:jc w:val="both"/>
        <w:outlineLvl w:val="0"/>
        <w:rPr>
          <w:rFonts w:ascii="Segoe UI Light" w:hAnsi="Segoe UI Light" w:cs="Segoe UI Light"/>
          <w:sz w:val="20"/>
          <w:szCs w:val="20"/>
        </w:rPr>
      </w:pPr>
      <w:bookmarkStart w:id="38" w:name="_Toc224039394"/>
      <w:r w:rsidRPr="00F21577">
        <w:rPr>
          <w:rFonts w:ascii="Segoe UI Light" w:hAnsi="Segoe UI Light" w:cs="Segoe UI Light"/>
          <w:sz w:val="20"/>
          <w:szCs w:val="20"/>
        </w:rPr>
        <w:t>Para los archivos correspondientes al año estadístico en curso, el formato de nombre del archivo se mantiene sin cambios, siguiendo la estructura definida previamente en e</w:t>
      </w:r>
      <w:r>
        <w:rPr>
          <w:rFonts w:ascii="Segoe UI Light" w:hAnsi="Segoe UI Light" w:cs="Segoe UI Light"/>
          <w:sz w:val="20"/>
          <w:szCs w:val="20"/>
        </w:rPr>
        <w:t>l</w:t>
      </w:r>
      <w:r w:rsidRPr="00F21577">
        <w:rPr>
          <w:rFonts w:ascii="Segoe UI Light" w:hAnsi="Segoe UI Light" w:cs="Segoe UI Light"/>
          <w:sz w:val="20"/>
          <w:szCs w:val="20"/>
        </w:rPr>
        <w:t xml:space="preserve"> manual</w:t>
      </w:r>
      <w:r>
        <w:rPr>
          <w:rFonts w:ascii="Segoe UI Light" w:hAnsi="Segoe UI Light" w:cs="Segoe UI Light"/>
          <w:sz w:val="20"/>
          <w:szCs w:val="20"/>
        </w:rPr>
        <w:t xml:space="preserve"> de la versión anterior</w:t>
      </w:r>
      <w:r w:rsidRPr="00F21577">
        <w:rPr>
          <w:rFonts w:ascii="Segoe UI Light" w:hAnsi="Segoe UI Light" w:cs="Segoe UI Light"/>
          <w:sz w:val="20"/>
          <w:szCs w:val="20"/>
        </w:rPr>
        <w:t>.</w:t>
      </w:r>
      <w:bookmarkEnd w:id="38"/>
    </w:p>
    <w:p w14:paraId="4A128720" w14:textId="77777777" w:rsidR="00F21577" w:rsidRPr="00F21577" w:rsidRDefault="00F21577" w:rsidP="00F21577">
      <w:pPr>
        <w:spacing w:line="276" w:lineRule="auto"/>
        <w:jc w:val="both"/>
        <w:outlineLvl w:val="0"/>
        <w:rPr>
          <w:rFonts w:ascii="Segoe UI Light" w:hAnsi="Segoe UI Light" w:cs="Segoe UI Light"/>
          <w:sz w:val="20"/>
          <w:szCs w:val="20"/>
        </w:rPr>
      </w:pPr>
    </w:p>
    <w:p w14:paraId="20E2F862" w14:textId="22F865D4" w:rsidR="00F21577" w:rsidRPr="00F21577" w:rsidRDefault="00F21577" w:rsidP="00F21577">
      <w:pPr>
        <w:spacing w:line="276" w:lineRule="auto"/>
        <w:jc w:val="both"/>
        <w:outlineLvl w:val="0"/>
        <w:rPr>
          <w:rFonts w:ascii="Segoe UI Light" w:hAnsi="Segoe UI Light" w:cs="Segoe UI Light"/>
          <w:sz w:val="20"/>
          <w:szCs w:val="20"/>
        </w:rPr>
      </w:pPr>
      <w:bookmarkStart w:id="39" w:name="_Toc224039395"/>
      <w:r w:rsidRPr="00F21577">
        <w:rPr>
          <w:rFonts w:ascii="Segoe UI Light" w:hAnsi="Segoe UI Light" w:cs="Segoe UI Light"/>
          <w:sz w:val="20"/>
          <w:szCs w:val="20"/>
        </w:rPr>
        <w:t>Sin embargo, cuando se requiera validar archivos REM correspondientes a series de años anteriores, el nombre del archivo deberá incorporar un sufijo que indique el año de la serie, agregado al final del nombre del archivo, antes de la extensión.</w:t>
      </w:r>
      <w:bookmarkEnd w:id="39"/>
    </w:p>
    <w:p w14:paraId="73AA95C6" w14:textId="2E6729DE" w:rsidR="00F21577" w:rsidRPr="00F21577" w:rsidRDefault="00F21577" w:rsidP="00F21577">
      <w:pPr>
        <w:spacing w:line="276" w:lineRule="auto"/>
        <w:jc w:val="both"/>
        <w:outlineLvl w:val="0"/>
        <w:rPr>
          <w:rFonts w:ascii="Segoe UI Light" w:hAnsi="Segoe UI Light" w:cs="Segoe UI Light"/>
          <w:sz w:val="20"/>
          <w:szCs w:val="20"/>
        </w:rPr>
      </w:pPr>
      <w:bookmarkStart w:id="40" w:name="_Toc224039396"/>
      <w:r w:rsidRPr="00F21577">
        <w:rPr>
          <w:rFonts w:ascii="Segoe UI Light" w:hAnsi="Segoe UI Light" w:cs="Segoe UI Light"/>
          <w:sz w:val="20"/>
          <w:szCs w:val="20"/>
        </w:rPr>
        <w:t>La estructura quedará de la siguiente forma:</w:t>
      </w:r>
      <w:bookmarkEnd w:id="40"/>
    </w:p>
    <w:p w14:paraId="3ADC652B" w14:textId="18A1BF25" w:rsidR="00F21577" w:rsidRPr="00D7516E" w:rsidRDefault="00F21577" w:rsidP="0073085A">
      <w:pPr>
        <w:pStyle w:val="Prrafodelista"/>
        <w:numPr>
          <w:ilvl w:val="0"/>
          <w:numId w:val="17"/>
        </w:numPr>
        <w:spacing w:line="276" w:lineRule="auto"/>
        <w:jc w:val="both"/>
        <w:outlineLvl w:val="0"/>
        <w:rPr>
          <w:rFonts w:ascii="Segoe UI Light" w:hAnsi="Segoe UI Light" w:cs="Segoe UI Light"/>
          <w:sz w:val="20"/>
          <w:szCs w:val="20"/>
        </w:rPr>
      </w:pPr>
      <w:bookmarkStart w:id="41" w:name="_Toc224039397"/>
      <w:r w:rsidRPr="00D7516E">
        <w:rPr>
          <w:rFonts w:ascii="Segoe UI Light" w:hAnsi="Segoe UI Light" w:cs="Segoe UI Light"/>
          <w:sz w:val="20"/>
          <w:szCs w:val="20"/>
        </w:rPr>
        <w:t>[Nombre base del archivo]-[AÑO].xlsm</w:t>
      </w:r>
      <w:bookmarkEnd w:id="41"/>
    </w:p>
    <w:p w14:paraId="4CA3CE8D" w14:textId="5ED16202" w:rsidR="00F21577" w:rsidRDefault="00F21577" w:rsidP="00F21577">
      <w:pPr>
        <w:spacing w:line="276" w:lineRule="auto"/>
        <w:jc w:val="both"/>
        <w:outlineLvl w:val="0"/>
        <w:rPr>
          <w:rFonts w:ascii="Segoe UI Light" w:hAnsi="Segoe UI Light" w:cs="Segoe UI Light"/>
          <w:sz w:val="20"/>
          <w:szCs w:val="20"/>
        </w:rPr>
      </w:pPr>
      <w:bookmarkStart w:id="42" w:name="_Toc224039398"/>
      <w:r w:rsidRPr="00F21577">
        <w:rPr>
          <w:rFonts w:ascii="Segoe UI Light" w:hAnsi="Segoe UI Light" w:cs="Segoe UI Light"/>
          <w:sz w:val="20"/>
          <w:szCs w:val="20"/>
        </w:rPr>
        <w:t>Ejemplo</w:t>
      </w:r>
      <w:r w:rsidR="00D7516E">
        <w:rPr>
          <w:rFonts w:ascii="Segoe UI Light" w:hAnsi="Segoe UI Light" w:cs="Segoe UI Light"/>
          <w:sz w:val="20"/>
          <w:szCs w:val="20"/>
        </w:rPr>
        <w:t xml:space="preserve">: </w:t>
      </w:r>
      <w:r w:rsidRPr="00F21577">
        <w:rPr>
          <w:rFonts w:ascii="Segoe UI Light" w:hAnsi="Segoe UI Light" w:cs="Segoe UI Light"/>
          <w:sz w:val="20"/>
          <w:szCs w:val="20"/>
        </w:rPr>
        <w:t>Si se desea validar un archivo correspondiente al año 2025, el nombre del archivo deberá seguir la siguiente estructura:</w:t>
      </w:r>
      <w:bookmarkEnd w:id="42"/>
    </w:p>
    <w:p w14:paraId="4E0EB37C" w14:textId="411D5E9E" w:rsidR="00F21577" w:rsidRPr="00D7516E" w:rsidRDefault="00F21577" w:rsidP="00B2210B">
      <w:pPr>
        <w:pStyle w:val="Prrafodelista"/>
        <w:numPr>
          <w:ilvl w:val="0"/>
          <w:numId w:val="17"/>
        </w:numPr>
        <w:spacing w:line="276" w:lineRule="auto"/>
        <w:jc w:val="both"/>
        <w:outlineLvl w:val="0"/>
        <w:rPr>
          <w:rFonts w:ascii="Segoe UI Light" w:hAnsi="Segoe UI Light" w:cs="Segoe UI Light"/>
          <w:sz w:val="20"/>
          <w:szCs w:val="20"/>
        </w:rPr>
      </w:pPr>
      <w:bookmarkStart w:id="43" w:name="_Toc224039399"/>
      <w:r w:rsidRPr="00D7516E">
        <w:rPr>
          <w:rFonts w:ascii="Segoe UI Light" w:hAnsi="Segoe UI Light" w:cs="Segoe UI Light"/>
          <w:sz w:val="20"/>
          <w:szCs w:val="20"/>
        </w:rPr>
        <w:t>111783BM06V1-2025.xlsm</w:t>
      </w:r>
      <w:bookmarkEnd w:id="43"/>
    </w:p>
    <w:p w14:paraId="1FC3A809" w14:textId="77777777" w:rsidR="00D7516E" w:rsidRDefault="00F21577" w:rsidP="00F21577">
      <w:pPr>
        <w:spacing w:line="276" w:lineRule="auto"/>
        <w:jc w:val="both"/>
        <w:outlineLvl w:val="0"/>
        <w:rPr>
          <w:rFonts w:ascii="Segoe UI Light" w:hAnsi="Segoe UI Light" w:cs="Segoe UI Light"/>
          <w:sz w:val="20"/>
          <w:szCs w:val="20"/>
        </w:rPr>
      </w:pPr>
      <w:bookmarkStart w:id="44" w:name="_Toc224039400"/>
      <w:r w:rsidRPr="00F21577">
        <w:rPr>
          <w:rFonts w:ascii="Segoe UI Light" w:hAnsi="Segoe UI Light" w:cs="Segoe UI Light"/>
          <w:sz w:val="20"/>
          <w:szCs w:val="20"/>
        </w:rPr>
        <w:t>Donde:</w:t>
      </w:r>
      <w:bookmarkEnd w:id="44"/>
    </w:p>
    <w:p w14:paraId="2A90559C" w14:textId="77777777" w:rsidR="00D7516E" w:rsidRDefault="00F21577" w:rsidP="001538ED">
      <w:pPr>
        <w:pStyle w:val="Prrafodelista"/>
        <w:numPr>
          <w:ilvl w:val="0"/>
          <w:numId w:val="17"/>
        </w:numPr>
        <w:spacing w:line="276" w:lineRule="auto"/>
        <w:jc w:val="both"/>
        <w:outlineLvl w:val="0"/>
        <w:rPr>
          <w:rFonts w:ascii="Segoe UI Light" w:hAnsi="Segoe UI Light" w:cs="Segoe UI Light"/>
          <w:sz w:val="20"/>
          <w:szCs w:val="20"/>
        </w:rPr>
      </w:pPr>
      <w:bookmarkStart w:id="45" w:name="_Toc224039401"/>
      <w:r w:rsidRPr="00D7516E">
        <w:rPr>
          <w:rFonts w:ascii="Segoe UI Light" w:hAnsi="Segoe UI Light" w:cs="Segoe UI Light"/>
          <w:sz w:val="20"/>
          <w:szCs w:val="20"/>
        </w:rPr>
        <w:t>111783BM06V1 corresponde al formato estándar del nombre del archivo REM.</w:t>
      </w:r>
      <w:bookmarkEnd w:id="45"/>
    </w:p>
    <w:p w14:paraId="6F1EE701" w14:textId="77777777" w:rsidR="00D7516E" w:rsidRDefault="00D7516E" w:rsidP="00422481">
      <w:pPr>
        <w:pStyle w:val="Prrafodelista"/>
        <w:numPr>
          <w:ilvl w:val="0"/>
          <w:numId w:val="17"/>
        </w:numPr>
        <w:spacing w:line="276" w:lineRule="auto"/>
        <w:jc w:val="both"/>
        <w:outlineLvl w:val="0"/>
        <w:rPr>
          <w:rFonts w:ascii="Segoe UI Light" w:hAnsi="Segoe UI Light" w:cs="Segoe UI Light"/>
          <w:sz w:val="20"/>
          <w:szCs w:val="20"/>
        </w:rPr>
      </w:pPr>
      <w:bookmarkStart w:id="46" w:name="_Toc224039402"/>
      <w:r w:rsidRPr="00D7516E">
        <w:rPr>
          <w:rFonts w:ascii="Segoe UI Light" w:hAnsi="Segoe UI Light" w:cs="Segoe UI Light"/>
          <w:sz w:val="20"/>
          <w:szCs w:val="20"/>
        </w:rPr>
        <w:t>-</w:t>
      </w:r>
      <w:r w:rsidR="00F21577" w:rsidRPr="00D7516E">
        <w:rPr>
          <w:rFonts w:ascii="Segoe UI Light" w:hAnsi="Segoe UI Light" w:cs="Segoe UI Light"/>
          <w:sz w:val="20"/>
          <w:szCs w:val="20"/>
        </w:rPr>
        <w:t>2025 corresponde al año de la serie que se desea validar.</w:t>
      </w:r>
      <w:bookmarkEnd w:id="46"/>
    </w:p>
    <w:p w14:paraId="2ADEAC3C" w14:textId="1E805D47" w:rsidR="00F21577" w:rsidRPr="00D7516E" w:rsidRDefault="00F21577" w:rsidP="007B1063">
      <w:pPr>
        <w:pStyle w:val="Prrafodelista"/>
        <w:numPr>
          <w:ilvl w:val="0"/>
          <w:numId w:val="17"/>
        </w:numPr>
        <w:spacing w:line="276" w:lineRule="auto"/>
        <w:jc w:val="both"/>
        <w:outlineLvl w:val="0"/>
        <w:rPr>
          <w:rFonts w:ascii="Segoe UI Light" w:hAnsi="Segoe UI Light" w:cs="Segoe UI Light"/>
          <w:sz w:val="20"/>
          <w:szCs w:val="20"/>
        </w:rPr>
      </w:pPr>
      <w:bookmarkStart w:id="47" w:name="_Toc224039403"/>
      <w:r w:rsidRPr="00D7516E">
        <w:rPr>
          <w:rFonts w:ascii="Segoe UI Light" w:hAnsi="Segoe UI Light" w:cs="Segoe UI Light"/>
          <w:sz w:val="20"/>
          <w:szCs w:val="20"/>
        </w:rPr>
        <w:t>.xlsm corresponde a la extensión del archivo.</w:t>
      </w:r>
      <w:bookmarkEnd w:id="47"/>
    </w:p>
    <w:p w14:paraId="0D5A393C" w14:textId="3D872909" w:rsidR="00F21577" w:rsidRPr="00F21577" w:rsidRDefault="00F21577" w:rsidP="00F21577">
      <w:pPr>
        <w:spacing w:line="276" w:lineRule="auto"/>
        <w:jc w:val="both"/>
        <w:outlineLvl w:val="0"/>
        <w:rPr>
          <w:rFonts w:ascii="Segoe UI Light" w:hAnsi="Segoe UI Light" w:cs="Segoe UI Light"/>
          <w:sz w:val="20"/>
          <w:szCs w:val="20"/>
        </w:rPr>
      </w:pPr>
      <w:bookmarkStart w:id="48" w:name="_Toc224039404"/>
      <w:r w:rsidRPr="00F21577">
        <w:rPr>
          <w:rFonts w:ascii="Segoe UI Light" w:hAnsi="Segoe UI Light" w:cs="Segoe UI Light"/>
          <w:sz w:val="20"/>
          <w:szCs w:val="20"/>
        </w:rPr>
        <w:t>Este sufijo permite al aplicativo identificar correctamente el año de la serie a validar, diferenciándolo de los archivos correspondientes al período estadístico en curso.</w:t>
      </w:r>
      <w:bookmarkEnd w:id="48"/>
    </w:p>
    <w:p w14:paraId="46A31D0F" w14:textId="59525843" w:rsidR="00227F16" w:rsidRPr="00227F16" w:rsidRDefault="00F21577" w:rsidP="00F21577">
      <w:pPr>
        <w:spacing w:line="276" w:lineRule="auto"/>
        <w:jc w:val="both"/>
        <w:outlineLvl w:val="0"/>
        <w:rPr>
          <w:rFonts w:ascii="Segoe UI Light" w:hAnsi="Segoe UI Light" w:cs="Segoe UI Light"/>
          <w:b/>
          <w:bCs/>
          <w:sz w:val="20"/>
          <w:szCs w:val="20"/>
        </w:rPr>
      </w:pPr>
      <w:bookmarkStart w:id="49" w:name="_Toc224039405"/>
      <w:r w:rsidRPr="00F21577">
        <w:rPr>
          <w:rFonts w:ascii="Segoe UI Light" w:hAnsi="Segoe UI Light" w:cs="Segoe UI Light"/>
          <w:sz w:val="20"/>
          <w:szCs w:val="20"/>
        </w:rPr>
        <w:t>En caso de que el archivo no incluya este sufijo cuando corresponda, el aplicativo podrá clasificarlo como inválido durante el proceso de validación.</w:t>
      </w:r>
      <w:bookmarkEnd w:id="49"/>
    </w:p>
    <w:sectPr w:rsidR="00227F16" w:rsidRPr="00227F16" w:rsidSect="00BF798F">
      <w:headerReference w:type="default" r:id="rId10"/>
      <w:footerReference w:type="default" r:id="rId11"/>
      <w:headerReference w:type="first" r:id="rId12"/>
      <w:pgSz w:w="12240" w:h="15840" w:code="1"/>
      <w:pgMar w:top="2268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BF01A" w14:textId="77777777" w:rsidR="001F0809" w:rsidRDefault="001F0809" w:rsidP="00E229D8">
      <w:pPr>
        <w:spacing w:after="0" w:line="240" w:lineRule="auto"/>
      </w:pPr>
      <w:r>
        <w:separator/>
      </w:r>
    </w:p>
  </w:endnote>
  <w:endnote w:type="continuationSeparator" w:id="0">
    <w:p w14:paraId="58490D7D" w14:textId="77777777" w:rsidR="001F0809" w:rsidRDefault="001F0809" w:rsidP="00E229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Segoe UI Light" w:hAnsi="Segoe UI Light" w:cs="Segoe UI Light"/>
        <w:sz w:val="20"/>
        <w:szCs w:val="20"/>
      </w:rPr>
      <w:id w:val="-1328433425"/>
      <w:docPartObj>
        <w:docPartGallery w:val="Page Numbers (Bottom of Page)"/>
        <w:docPartUnique/>
      </w:docPartObj>
    </w:sdtPr>
    <w:sdtContent>
      <w:p w14:paraId="620AB99F" w14:textId="77777777" w:rsidR="00AA5AD3" w:rsidRPr="00BF798F" w:rsidRDefault="00AA5AD3">
        <w:pPr>
          <w:pStyle w:val="Piedepgina"/>
          <w:jc w:val="right"/>
          <w:rPr>
            <w:rFonts w:ascii="Segoe UI Light" w:hAnsi="Segoe UI Light" w:cs="Segoe UI Light"/>
            <w:sz w:val="20"/>
            <w:szCs w:val="20"/>
          </w:rPr>
        </w:pPr>
        <w:r w:rsidRPr="00BF798F">
          <w:rPr>
            <w:rFonts w:ascii="Segoe UI Light" w:hAnsi="Segoe UI Light" w:cs="Segoe UI Light"/>
            <w:sz w:val="20"/>
            <w:szCs w:val="20"/>
          </w:rPr>
          <w:fldChar w:fldCharType="begin"/>
        </w:r>
        <w:r w:rsidRPr="00BF798F">
          <w:rPr>
            <w:rFonts w:ascii="Segoe UI Light" w:hAnsi="Segoe UI Light" w:cs="Segoe UI Light"/>
            <w:sz w:val="20"/>
            <w:szCs w:val="20"/>
          </w:rPr>
          <w:instrText>PAGE   \* MERGEFORMAT</w:instrText>
        </w:r>
        <w:r w:rsidRPr="00BF798F">
          <w:rPr>
            <w:rFonts w:ascii="Segoe UI Light" w:hAnsi="Segoe UI Light" w:cs="Segoe UI Light"/>
            <w:sz w:val="20"/>
            <w:szCs w:val="20"/>
          </w:rPr>
          <w:fldChar w:fldCharType="separate"/>
        </w:r>
        <w:r w:rsidR="00945A5B" w:rsidRPr="00BF798F">
          <w:rPr>
            <w:rFonts w:ascii="Segoe UI Light" w:hAnsi="Segoe UI Light" w:cs="Segoe UI Light"/>
            <w:noProof/>
            <w:sz w:val="20"/>
            <w:szCs w:val="20"/>
          </w:rPr>
          <w:t>17</w:t>
        </w:r>
        <w:r w:rsidRPr="00BF798F">
          <w:rPr>
            <w:rFonts w:ascii="Segoe UI Light" w:hAnsi="Segoe UI Light" w:cs="Segoe UI Light"/>
            <w:sz w:val="20"/>
            <w:szCs w:val="20"/>
          </w:rPr>
          <w:fldChar w:fldCharType="end"/>
        </w:r>
      </w:p>
    </w:sdtContent>
  </w:sdt>
  <w:p w14:paraId="507FED3D" w14:textId="77777777" w:rsidR="00AA5AD3" w:rsidRPr="00BF798F" w:rsidRDefault="00AA5AD3">
    <w:pPr>
      <w:pStyle w:val="Piedepgina"/>
      <w:rPr>
        <w:rFonts w:ascii="Segoe UI Light" w:hAnsi="Segoe UI Light" w:cs="Segoe UI Light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F7907" w14:textId="77777777" w:rsidR="001F0809" w:rsidRDefault="001F0809" w:rsidP="00E229D8">
      <w:pPr>
        <w:spacing w:after="0" w:line="240" w:lineRule="auto"/>
      </w:pPr>
      <w:r>
        <w:separator/>
      </w:r>
    </w:p>
  </w:footnote>
  <w:footnote w:type="continuationSeparator" w:id="0">
    <w:p w14:paraId="6DA0C7EC" w14:textId="77777777" w:rsidR="001F0809" w:rsidRDefault="001F0809" w:rsidP="00E229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D1911" w14:textId="42FA4AF8" w:rsidR="00350F73" w:rsidRDefault="00350F73" w:rsidP="00350F73">
    <w:pPr>
      <w:pStyle w:val="Encabezado"/>
    </w:pPr>
    <w:r>
      <w:rPr>
        <w:noProof/>
        <w:lang w:val="es-CL" w:eastAsia="es-CL" w:bidi="ar-SA"/>
      </w:rPr>
      <w:drawing>
        <wp:anchor distT="0" distB="0" distL="114300" distR="114300" simplePos="0" relativeHeight="251656704" behindDoc="0" locked="0" layoutInCell="1" allowOverlap="1" wp14:anchorId="768AEAB8" wp14:editId="5B6FE5B7">
          <wp:simplePos x="0" y="0"/>
          <wp:positionH relativeFrom="margin">
            <wp:posOffset>-502285</wp:posOffset>
          </wp:positionH>
          <wp:positionV relativeFrom="paragraph">
            <wp:posOffset>-267970</wp:posOffset>
          </wp:positionV>
          <wp:extent cx="874788" cy="790575"/>
          <wp:effectExtent l="0" t="0" r="1905" b="0"/>
          <wp:wrapNone/>
          <wp:docPr id="1375825454" name="Imagen 13758254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SSMC-15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627"/>
                  <a:stretch/>
                </pic:blipFill>
                <pic:spPr bwMode="auto">
                  <a:xfrm>
                    <a:off x="0" y="0"/>
                    <a:ext cx="874788" cy="7905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6F76330" w14:textId="77777777" w:rsidR="00350F73" w:rsidRDefault="00350F73" w:rsidP="00350F73">
    <w:pPr>
      <w:pStyle w:val="Encabezado"/>
    </w:pPr>
  </w:p>
  <w:p w14:paraId="6BA50340" w14:textId="77777777" w:rsidR="00350F73" w:rsidRDefault="00350F73" w:rsidP="00350F73">
    <w:pPr>
      <w:pStyle w:val="Encabezado"/>
      <w:ind w:left="-851"/>
      <w:rPr>
        <w:sz w:val="16"/>
        <w:szCs w:val="16"/>
      </w:rPr>
    </w:pPr>
    <w:r>
      <w:rPr>
        <w:sz w:val="16"/>
        <w:szCs w:val="16"/>
      </w:rPr>
      <w:t xml:space="preserve">  </w:t>
    </w:r>
  </w:p>
  <w:p w14:paraId="347A8DC9" w14:textId="77777777" w:rsidR="00350F73" w:rsidRDefault="00350F73" w:rsidP="00350F73">
    <w:pPr>
      <w:pStyle w:val="Encabezado"/>
      <w:ind w:left="-851"/>
      <w:rPr>
        <w:sz w:val="16"/>
        <w:szCs w:val="16"/>
      </w:rPr>
    </w:pPr>
  </w:p>
  <w:p w14:paraId="5C9E2246" w14:textId="77777777" w:rsidR="00350F73" w:rsidRPr="00350F73" w:rsidRDefault="00350F73" w:rsidP="00350F73">
    <w:pPr>
      <w:pStyle w:val="Encabezado"/>
      <w:ind w:left="-851"/>
      <w:rPr>
        <w:b/>
        <w:bCs/>
        <w:sz w:val="14"/>
        <w:szCs w:val="14"/>
      </w:rPr>
    </w:pPr>
    <w:r w:rsidRPr="00350F73">
      <w:rPr>
        <w:b/>
        <w:bCs/>
        <w:sz w:val="14"/>
        <w:szCs w:val="14"/>
      </w:rPr>
      <w:t>Subdepartamento de Estadísticas y Registros</w:t>
    </w:r>
  </w:p>
  <w:p w14:paraId="06C05874" w14:textId="7642CC92" w:rsidR="00AA5AD3" w:rsidRPr="00350F73" w:rsidRDefault="00350F73" w:rsidP="00350F73">
    <w:pPr>
      <w:pStyle w:val="Encabezado"/>
      <w:ind w:left="-851"/>
      <w:rPr>
        <w:sz w:val="20"/>
        <w:szCs w:val="20"/>
      </w:rPr>
    </w:pPr>
    <w:r w:rsidRPr="00350F73">
      <w:rPr>
        <w:sz w:val="14"/>
        <w:szCs w:val="14"/>
      </w:rPr>
      <w:t>Departamento de Inteligencia Asistencial - Subdirección de Gestión Asistencial - SSMC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0BE84" w14:textId="77777777" w:rsidR="00EC3049" w:rsidRDefault="00EC3049" w:rsidP="00EC3049">
    <w:pPr>
      <w:pStyle w:val="Encabezado"/>
    </w:pPr>
    <w:r>
      <w:rPr>
        <w:noProof/>
        <w:lang w:val="es-CL" w:eastAsia="es-CL" w:bidi="ar-SA"/>
      </w:rPr>
      <w:drawing>
        <wp:anchor distT="0" distB="0" distL="114300" distR="114300" simplePos="0" relativeHeight="251657728" behindDoc="0" locked="0" layoutInCell="1" allowOverlap="1" wp14:anchorId="2FB96E2B" wp14:editId="77C43BEA">
          <wp:simplePos x="0" y="0"/>
          <wp:positionH relativeFrom="margin">
            <wp:posOffset>-502285</wp:posOffset>
          </wp:positionH>
          <wp:positionV relativeFrom="paragraph">
            <wp:posOffset>-267970</wp:posOffset>
          </wp:positionV>
          <wp:extent cx="874788" cy="790575"/>
          <wp:effectExtent l="0" t="0" r="1905" b="0"/>
          <wp:wrapNone/>
          <wp:docPr id="569888895" name="Imagen 5698888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SSMC-15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627"/>
                  <a:stretch/>
                </pic:blipFill>
                <pic:spPr bwMode="auto">
                  <a:xfrm>
                    <a:off x="0" y="0"/>
                    <a:ext cx="874788" cy="7905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2B98D57" w14:textId="77777777" w:rsidR="00EC3049" w:rsidRDefault="00EC3049" w:rsidP="00EC3049">
    <w:pPr>
      <w:pStyle w:val="Encabezado"/>
    </w:pPr>
  </w:p>
  <w:p w14:paraId="53703612" w14:textId="77777777" w:rsidR="00EC3049" w:rsidRDefault="00EC3049" w:rsidP="00EC3049">
    <w:pPr>
      <w:pStyle w:val="Encabezado"/>
      <w:ind w:left="-851"/>
      <w:rPr>
        <w:sz w:val="16"/>
        <w:szCs w:val="16"/>
      </w:rPr>
    </w:pPr>
    <w:r>
      <w:rPr>
        <w:sz w:val="16"/>
        <w:szCs w:val="16"/>
      </w:rPr>
      <w:t xml:space="preserve">  </w:t>
    </w:r>
  </w:p>
  <w:p w14:paraId="12D726EF" w14:textId="77777777" w:rsidR="00EC3049" w:rsidRDefault="00EC3049" w:rsidP="00EC3049">
    <w:pPr>
      <w:pStyle w:val="Encabezado"/>
      <w:ind w:left="-851"/>
      <w:rPr>
        <w:sz w:val="16"/>
        <w:szCs w:val="16"/>
      </w:rPr>
    </w:pPr>
  </w:p>
  <w:p w14:paraId="62FD62DB" w14:textId="77777777" w:rsidR="00EC3049" w:rsidRPr="00350F73" w:rsidRDefault="00EC3049" w:rsidP="00EC3049">
    <w:pPr>
      <w:pStyle w:val="Encabezado"/>
      <w:ind w:left="-851"/>
      <w:rPr>
        <w:b/>
        <w:bCs/>
        <w:sz w:val="14"/>
        <w:szCs w:val="14"/>
      </w:rPr>
    </w:pPr>
    <w:r w:rsidRPr="00350F73">
      <w:rPr>
        <w:b/>
        <w:bCs/>
        <w:sz w:val="14"/>
        <w:szCs w:val="14"/>
      </w:rPr>
      <w:t>Subdepartamento de Estadísticas y Registros</w:t>
    </w:r>
  </w:p>
  <w:p w14:paraId="6861362B" w14:textId="3E3B671C" w:rsidR="00EC3049" w:rsidRPr="00EC3049" w:rsidRDefault="00EC3049" w:rsidP="00EC3049">
    <w:pPr>
      <w:pStyle w:val="Encabezado"/>
      <w:ind w:left="-851"/>
      <w:rPr>
        <w:sz w:val="20"/>
        <w:szCs w:val="20"/>
      </w:rPr>
    </w:pPr>
    <w:r w:rsidRPr="00350F73">
      <w:rPr>
        <w:sz w:val="14"/>
        <w:szCs w:val="14"/>
      </w:rPr>
      <w:t>Departamento de Inteligencia Asistencial - Subdirección de Gestión Asistencial - SSMC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211CA"/>
    <w:multiLevelType w:val="hybridMultilevel"/>
    <w:tmpl w:val="0DC22710"/>
    <w:lvl w:ilvl="0" w:tplc="DCAA11A4">
      <w:numFmt w:val="bullet"/>
      <w:lvlText w:val="-"/>
      <w:lvlJc w:val="left"/>
      <w:pPr>
        <w:ind w:left="720" w:hanging="360"/>
      </w:pPr>
      <w:rPr>
        <w:rFonts w:ascii="Segoe UI Light" w:eastAsiaTheme="majorEastAsia" w:hAnsi="Segoe UI Light" w:cs="Segoe UI Light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B3F4E"/>
    <w:multiLevelType w:val="hybridMultilevel"/>
    <w:tmpl w:val="FA124780"/>
    <w:lvl w:ilvl="0" w:tplc="340A0011">
      <w:start w:val="1"/>
      <w:numFmt w:val="decimal"/>
      <w:lvlText w:val="%1)"/>
      <w:lvlJc w:val="left"/>
      <w:pPr>
        <w:ind w:left="1068" w:hanging="360"/>
      </w:pPr>
    </w:lvl>
    <w:lvl w:ilvl="1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EDD7367"/>
    <w:multiLevelType w:val="hybridMultilevel"/>
    <w:tmpl w:val="FEB04CF0"/>
    <w:lvl w:ilvl="0" w:tplc="E50A33D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  <w:vertAlign w:val="baseline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FC48A6"/>
    <w:multiLevelType w:val="hybridMultilevel"/>
    <w:tmpl w:val="B2DC4F1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3D1940"/>
    <w:multiLevelType w:val="hybridMultilevel"/>
    <w:tmpl w:val="1AE4EFE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315CF1"/>
    <w:multiLevelType w:val="hybridMultilevel"/>
    <w:tmpl w:val="5448BFB6"/>
    <w:lvl w:ilvl="0" w:tplc="B4E64DE2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68344B"/>
    <w:multiLevelType w:val="hybridMultilevel"/>
    <w:tmpl w:val="6C64963E"/>
    <w:lvl w:ilvl="0" w:tplc="64A0EB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181A36"/>
    <w:multiLevelType w:val="hybridMultilevel"/>
    <w:tmpl w:val="0C6622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132515"/>
    <w:multiLevelType w:val="hybridMultilevel"/>
    <w:tmpl w:val="87B83052"/>
    <w:lvl w:ilvl="0" w:tplc="FFFFFFFF">
      <w:start w:val="1"/>
      <w:numFmt w:val="decimal"/>
      <w:lvlText w:val="%1)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388D49CA"/>
    <w:multiLevelType w:val="hybridMultilevel"/>
    <w:tmpl w:val="5748F8EC"/>
    <w:lvl w:ilvl="0" w:tplc="22E06C7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vertAlign w:val="baseline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C60ED5"/>
    <w:multiLevelType w:val="hybridMultilevel"/>
    <w:tmpl w:val="46C6A066"/>
    <w:lvl w:ilvl="0" w:tplc="29E0BC4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C762814"/>
    <w:multiLevelType w:val="hybridMultilevel"/>
    <w:tmpl w:val="7D2A3262"/>
    <w:lvl w:ilvl="0" w:tplc="340A0015">
      <w:start w:val="1"/>
      <w:numFmt w:val="upperLetter"/>
      <w:lvlText w:val="%1."/>
      <w:lvlJc w:val="left"/>
      <w:pPr>
        <w:ind w:left="4417" w:hanging="360"/>
      </w:pPr>
    </w:lvl>
    <w:lvl w:ilvl="1" w:tplc="340A0019" w:tentative="1">
      <w:start w:val="1"/>
      <w:numFmt w:val="lowerLetter"/>
      <w:lvlText w:val="%2."/>
      <w:lvlJc w:val="left"/>
      <w:pPr>
        <w:ind w:left="5137" w:hanging="360"/>
      </w:pPr>
    </w:lvl>
    <w:lvl w:ilvl="2" w:tplc="340A001B" w:tentative="1">
      <w:start w:val="1"/>
      <w:numFmt w:val="lowerRoman"/>
      <w:lvlText w:val="%3."/>
      <w:lvlJc w:val="right"/>
      <w:pPr>
        <w:ind w:left="5857" w:hanging="180"/>
      </w:pPr>
    </w:lvl>
    <w:lvl w:ilvl="3" w:tplc="340A000F" w:tentative="1">
      <w:start w:val="1"/>
      <w:numFmt w:val="decimal"/>
      <w:lvlText w:val="%4."/>
      <w:lvlJc w:val="left"/>
      <w:pPr>
        <w:ind w:left="6577" w:hanging="360"/>
      </w:pPr>
    </w:lvl>
    <w:lvl w:ilvl="4" w:tplc="340A0019" w:tentative="1">
      <w:start w:val="1"/>
      <w:numFmt w:val="lowerLetter"/>
      <w:lvlText w:val="%5."/>
      <w:lvlJc w:val="left"/>
      <w:pPr>
        <w:ind w:left="7297" w:hanging="360"/>
      </w:pPr>
    </w:lvl>
    <w:lvl w:ilvl="5" w:tplc="340A001B" w:tentative="1">
      <w:start w:val="1"/>
      <w:numFmt w:val="lowerRoman"/>
      <w:lvlText w:val="%6."/>
      <w:lvlJc w:val="right"/>
      <w:pPr>
        <w:ind w:left="8017" w:hanging="180"/>
      </w:pPr>
    </w:lvl>
    <w:lvl w:ilvl="6" w:tplc="340A000F" w:tentative="1">
      <w:start w:val="1"/>
      <w:numFmt w:val="decimal"/>
      <w:lvlText w:val="%7."/>
      <w:lvlJc w:val="left"/>
      <w:pPr>
        <w:ind w:left="8737" w:hanging="360"/>
      </w:pPr>
    </w:lvl>
    <w:lvl w:ilvl="7" w:tplc="340A0019" w:tentative="1">
      <w:start w:val="1"/>
      <w:numFmt w:val="lowerLetter"/>
      <w:lvlText w:val="%8."/>
      <w:lvlJc w:val="left"/>
      <w:pPr>
        <w:ind w:left="9457" w:hanging="360"/>
      </w:pPr>
    </w:lvl>
    <w:lvl w:ilvl="8" w:tplc="340A001B" w:tentative="1">
      <w:start w:val="1"/>
      <w:numFmt w:val="lowerRoman"/>
      <w:lvlText w:val="%9."/>
      <w:lvlJc w:val="right"/>
      <w:pPr>
        <w:ind w:left="10177" w:hanging="180"/>
      </w:pPr>
    </w:lvl>
  </w:abstractNum>
  <w:abstractNum w:abstractNumId="12" w15:restartNumberingAfterBreak="0">
    <w:nsid w:val="4D086102"/>
    <w:multiLevelType w:val="multilevel"/>
    <w:tmpl w:val="91F8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950F8E"/>
    <w:multiLevelType w:val="hybridMultilevel"/>
    <w:tmpl w:val="AA8C680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857E83"/>
    <w:multiLevelType w:val="hybridMultilevel"/>
    <w:tmpl w:val="D534B28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567614"/>
    <w:multiLevelType w:val="hybridMultilevel"/>
    <w:tmpl w:val="12E6668C"/>
    <w:lvl w:ilvl="0" w:tplc="DCFAFAD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D90A6A"/>
    <w:multiLevelType w:val="hybridMultilevel"/>
    <w:tmpl w:val="2E12F8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4B56FA"/>
    <w:multiLevelType w:val="hybridMultilevel"/>
    <w:tmpl w:val="1AE4EF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C829CF"/>
    <w:multiLevelType w:val="hybridMultilevel"/>
    <w:tmpl w:val="C228EF84"/>
    <w:lvl w:ilvl="0" w:tplc="DCE00644">
      <w:numFmt w:val="bullet"/>
      <w:lvlText w:val="-"/>
      <w:lvlJc w:val="left"/>
      <w:pPr>
        <w:ind w:left="720" w:hanging="360"/>
      </w:pPr>
      <w:rPr>
        <w:rFonts w:ascii="Segoe UI Light" w:eastAsiaTheme="majorEastAsia" w:hAnsi="Segoe UI Light" w:cs="Segoe UI Light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1572708">
    <w:abstractNumId w:val="4"/>
  </w:num>
  <w:num w:numId="2" w16cid:durableId="456027601">
    <w:abstractNumId w:val="7"/>
  </w:num>
  <w:num w:numId="3" w16cid:durableId="1904873504">
    <w:abstractNumId w:val="13"/>
  </w:num>
  <w:num w:numId="4" w16cid:durableId="1047223193">
    <w:abstractNumId w:val="11"/>
  </w:num>
  <w:num w:numId="5" w16cid:durableId="1181316407">
    <w:abstractNumId w:val="1"/>
  </w:num>
  <w:num w:numId="6" w16cid:durableId="1502507256">
    <w:abstractNumId w:val="8"/>
  </w:num>
  <w:num w:numId="7" w16cid:durableId="1921670682">
    <w:abstractNumId w:val="17"/>
  </w:num>
  <w:num w:numId="8" w16cid:durableId="549194167">
    <w:abstractNumId w:val="0"/>
  </w:num>
  <w:num w:numId="9" w16cid:durableId="587619294">
    <w:abstractNumId w:val="16"/>
  </w:num>
  <w:num w:numId="10" w16cid:durableId="900293374">
    <w:abstractNumId w:val="15"/>
  </w:num>
  <w:num w:numId="11" w16cid:durableId="2123070432">
    <w:abstractNumId w:val="10"/>
  </w:num>
  <w:num w:numId="12" w16cid:durableId="1897621082">
    <w:abstractNumId w:val="14"/>
  </w:num>
  <w:num w:numId="13" w16cid:durableId="1828202708">
    <w:abstractNumId w:val="2"/>
  </w:num>
  <w:num w:numId="14" w16cid:durableId="1948851522">
    <w:abstractNumId w:val="5"/>
  </w:num>
  <w:num w:numId="15" w16cid:durableId="1611206136">
    <w:abstractNumId w:val="9"/>
  </w:num>
  <w:num w:numId="16" w16cid:durableId="230653257">
    <w:abstractNumId w:val="6"/>
  </w:num>
  <w:num w:numId="17" w16cid:durableId="1666934385">
    <w:abstractNumId w:val="12"/>
  </w:num>
  <w:num w:numId="18" w16cid:durableId="2048337778">
    <w:abstractNumId w:val="18"/>
  </w:num>
  <w:num w:numId="19" w16cid:durableId="125465586">
    <w:abstractNumId w:val="3"/>
  </w:num>
  <w:numIdMacAtCleanup w:val="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arina Stapfer Jara">
    <w15:presenceInfo w15:providerId="AD" w15:userId="S::karina.stapfer@redsalud.gob.cl::0055cb3a-c2df-4d60-9b08-2c8b43537e7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1"/>
  <w:activeWritingStyle w:appName="MSWord" w:lang="es-ES" w:vendorID="64" w:dllVersion="4096" w:nlCheck="1" w:checkStyle="0"/>
  <w:activeWritingStyle w:appName="MSWord" w:lang="es-CL" w:vendorID="64" w:dllVersion="4096" w:nlCheck="1" w:checkStyle="0"/>
  <w:activeWritingStyle w:appName="MSWord" w:lang="es-ES" w:vendorID="64" w:dllVersion="0" w:nlCheck="1" w:checkStyle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CA1"/>
    <w:rsid w:val="0000013B"/>
    <w:rsid w:val="00011E66"/>
    <w:rsid w:val="00012635"/>
    <w:rsid w:val="000145F7"/>
    <w:rsid w:val="00025DED"/>
    <w:rsid w:val="000268F4"/>
    <w:rsid w:val="0002788B"/>
    <w:rsid w:val="00036620"/>
    <w:rsid w:val="00040D68"/>
    <w:rsid w:val="000413A2"/>
    <w:rsid w:val="000436B9"/>
    <w:rsid w:val="00047D5D"/>
    <w:rsid w:val="00056FD3"/>
    <w:rsid w:val="00060D45"/>
    <w:rsid w:val="00062432"/>
    <w:rsid w:val="000646D2"/>
    <w:rsid w:val="00071A97"/>
    <w:rsid w:val="000741A2"/>
    <w:rsid w:val="00074E7D"/>
    <w:rsid w:val="00077B51"/>
    <w:rsid w:val="00077C71"/>
    <w:rsid w:val="00082E47"/>
    <w:rsid w:val="000866B9"/>
    <w:rsid w:val="0009084E"/>
    <w:rsid w:val="00096D9A"/>
    <w:rsid w:val="000A0327"/>
    <w:rsid w:val="000A2EA9"/>
    <w:rsid w:val="000A33C1"/>
    <w:rsid w:val="000A572A"/>
    <w:rsid w:val="000A70D8"/>
    <w:rsid w:val="000B4698"/>
    <w:rsid w:val="000D2AFC"/>
    <w:rsid w:val="000D41E4"/>
    <w:rsid w:val="000D441A"/>
    <w:rsid w:val="000D75FE"/>
    <w:rsid w:val="000D7888"/>
    <w:rsid w:val="00101AB5"/>
    <w:rsid w:val="00105723"/>
    <w:rsid w:val="0012482E"/>
    <w:rsid w:val="00133ED2"/>
    <w:rsid w:val="001356DE"/>
    <w:rsid w:val="0013634F"/>
    <w:rsid w:val="001415C0"/>
    <w:rsid w:val="001529C6"/>
    <w:rsid w:val="00153C00"/>
    <w:rsid w:val="0016076D"/>
    <w:rsid w:val="00167BD8"/>
    <w:rsid w:val="0017064F"/>
    <w:rsid w:val="001738BD"/>
    <w:rsid w:val="00174DB4"/>
    <w:rsid w:val="001829F6"/>
    <w:rsid w:val="0018707F"/>
    <w:rsid w:val="00190213"/>
    <w:rsid w:val="001956A4"/>
    <w:rsid w:val="001A3AA9"/>
    <w:rsid w:val="001A3B14"/>
    <w:rsid w:val="001B360D"/>
    <w:rsid w:val="001C1B20"/>
    <w:rsid w:val="001C4227"/>
    <w:rsid w:val="001D0281"/>
    <w:rsid w:val="001D04C0"/>
    <w:rsid w:val="001D09ED"/>
    <w:rsid w:val="001D47AF"/>
    <w:rsid w:val="001D79E9"/>
    <w:rsid w:val="001E28BE"/>
    <w:rsid w:val="001F0809"/>
    <w:rsid w:val="001F6695"/>
    <w:rsid w:val="002055A5"/>
    <w:rsid w:val="00206F5C"/>
    <w:rsid w:val="002163D7"/>
    <w:rsid w:val="00225600"/>
    <w:rsid w:val="00227F16"/>
    <w:rsid w:val="00234491"/>
    <w:rsid w:val="00242663"/>
    <w:rsid w:val="002510A8"/>
    <w:rsid w:val="00251BE4"/>
    <w:rsid w:val="002535C0"/>
    <w:rsid w:val="00255ADB"/>
    <w:rsid w:val="00265B7B"/>
    <w:rsid w:val="002662C8"/>
    <w:rsid w:val="0026726E"/>
    <w:rsid w:val="002720A7"/>
    <w:rsid w:val="00274C13"/>
    <w:rsid w:val="00281CA1"/>
    <w:rsid w:val="0028395C"/>
    <w:rsid w:val="0028446E"/>
    <w:rsid w:val="002876AB"/>
    <w:rsid w:val="00292DCE"/>
    <w:rsid w:val="00293105"/>
    <w:rsid w:val="00293E13"/>
    <w:rsid w:val="00296E02"/>
    <w:rsid w:val="002A0E2D"/>
    <w:rsid w:val="002A6EE9"/>
    <w:rsid w:val="002B2236"/>
    <w:rsid w:val="002B34D7"/>
    <w:rsid w:val="002C6214"/>
    <w:rsid w:val="002C75B7"/>
    <w:rsid w:val="002D4A83"/>
    <w:rsid w:val="002E0D3D"/>
    <w:rsid w:val="002E417F"/>
    <w:rsid w:val="002F0478"/>
    <w:rsid w:val="002F4510"/>
    <w:rsid w:val="002F5803"/>
    <w:rsid w:val="002F7048"/>
    <w:rsid w:val="0030002E"/>
    <w:rsid w:val="0030635A"/>
    <w:rsid w:val="00316245"/>
    <w:rsid w:val="00316A83"/>
    <w:rsid w:val="00333F07"/>
    <w:rsid w:val="00350F73"/>
    <w:rsid w:val="00351FB3"/>
    <w:rsid w:val="00357968"/>
    <w:rsid w:val="00360E2D"/>
    <w:rsid w:val="00371811"/>
    <w:rsid w:val="00372DBD"/>
    <w:rsid w:val="0037484E"/>
    <w:rsid w:val="003766D8"/>
    <w:rsid w:val="0038392A"/>
    <w:rsid w:val="00387755"/>
    <w:rsid w:val="00391A58"/>
    <w:rsid w:val="00391E99"/>
    <w:rsid w:val="003A018B"/>
    <w:rsid w:val="003A0BF2"/>
    <w:rsid w:val="003A0E00"/>
    <w:rsid w:val="003B234F"/>
    <w:rsid w:val="003B25CF"/>
    <w:rsid w:val="003B7A8A"/>
    <w:rsid w:val="003C5B58"/>
    <w:rsid w:val="003C5EC3"/>
    <w:rsid w:val="003C6D42"/>
    <w:rsid w:val="003D541E"/>
    <w:rsid w:val="003E1ABA"/>
    <w:rsid w:val="003E428C"/>
    <w:rsid w:val="003E4FBD"/>
    <w:rsid w:val="003E723D"/>
    <w:rsid w:val="003F3060"/>
    <w:rsid w:val="003F437A"/>
    <w:rsid w:val="003F5857"/>
    <w:rsid w:val="00403E13"/>
    <w:rsid w:val="00406EFB"/>
    <w:rsid w:val="00413B3C"/>
    <w:rsid w:val="00416525"/>
    <w:rsid w:val="00422E7E"/>
    <w:rsid w:val="00423230"/>
    <w:rsid w:val="0043342C"/>
    <w:rsid w:val="004336BB"/>
    <w:rsid w:val="00443994"/>
    <w:rsid w:val="00453CA3"/>
    <w:rsid w:val="00461BE0"/>
    <w:rsid w:val="004621C0"/>
    <w:rsid w:val="00464324"/>
    <w:rsid w:val="004665F7"/>
    <w:rsid w:val="00467292"/>
    <w:rsid w:val="00467A21"/>
    <w:rsid w:val="004731AD"/>
    <w:rsid w:val="004777F2"/>
    <w:rsid w:val="00482295"/>
    <w:rsid w:val="00485CE4"/>
    <w:rsid w:val="00490922"/>
    <w:rsid w:val="0049624F"/>
    <w:rsid w:val="004A03AD"/>
    <w:rsid w:val="004A2C78"/>
    <w:rsid w:val="004A5E83"/>
    <w:rsid w:val="004C6224"/>
    <w:rsid w:val="004D272C"/>
    <w:rsid w:val="004E0CA3"/>
    <w:rsid w:val="00507011"/>
    <w:rsid w:val="00507A4C"/>
    <w:rsid w:val="005164C0"/>
    <w:rsid w:val="005234D2"/>
    <w:rsid w:val="00532A5E"/>
    <w:rsid w:val="00534751"/>
    <w:rsid w:val="00535D41"/>
    <w:rsid w:val="005511E2"/>
    <w:rsid w:val="005624AF"/>
    <w:rsid w:val="00570DE8"/>
    <w:rsid w:val="00574F28"/>
    <w:rsid w:val="00585F62"/>
    <w:rsid w:val="00586403"/>
    <w:rsid w:val="005877AC"/>
    <w:rsid w:val="005918E4"/>
    <w:rsid w:val="005A5FC6"/>
    <w:rsid w:val="005B6EAA"/>
    <w:rsid w:val="005C0B6C"/>
    <w:rsid w:val="005C48DC"/>
    <w:rsid w:val="005C5514"/>
    <w:rsid w:val="005C55FE"/>
    <w:rsid w:val="005D0928"/>
    <w:rsid w:val="005D408E"/>
    <w:rsid w:val="005D4920"/>
    <w:rsid w:val="005E48AC"/>
    <w:rsid w:val="005E6185"/>
    <w:rsid w:val="005E7D88"/>
    <w:rsid w:val="005F7A30"/>
    <w:rsid w:val="006051EB"/>
    <w:rsid w:val="00611FFC"/>
    <w:rsid w:val="00613EDE"/>
    <w:rsid w:val="00625D26"/>
    <w:rsid w:val="0062669F"/>
    <w:rsid w:val="00637F02"/>
    <w:rsid w:val="00644DD6"/>
    <w:rsid w:val="0065054C"/>
    <w:rsid w:val="00680902"/>
    <w:rsid w:val="0069024A"/>
    <w:rsid w:val="006932AE"/>
    <w:rsid w:val="00697F1A"/>
    <w:rsid w:val="006A01AE"/>
    <w:rsid w:val="006A2117"/>
    <w:rsid w:val="006A33D2"/>
    <w:rsid w:val="006A4850"/>
    <w:rsid w:val="006B5DB5"/>
    <w:rsid w:val="006B65C9"/>
    <w:rsid w:val="006C44CB"/>
    <w:rsid w:val="006D238A"/>
    <w:rsid w:val="006D33F9"/>
    <w:rsid w:val="006D3D42"/>
    <w:rsid w:val="006E0F59"/>
    <w:rsid w:val="006E0FA8"/>
    <w:rsid w:val="006F4742"/>
    <w:rsid w:val="006F64CE"/>
    <w:rsid w:val="007007FA"/>
    <w:rsid w:val="00700F98"/>
    <w:rsid w:val="0070172E"/>
    <w:rsid w:val="0070637E"/>
    <w:rsid w:val="007064E7"/>
    <w:rsid w:val="0070668E"/>
    <w:rsid w:val="00713296"/>
    <w:rsid w:val="007306C5"/>
    <w:rsid w:val="007318EC"/>
    <w:rsid w:val="007334C1"/>
    <w:rsid w:val="00734791"/>
    <w:rsid w:val="0074085E"/>
    <w:rsid w:val="0074114A"/>
    <w:rsid w:val="00741A0D"/>
    <w:rsid w:val="00764A07"/>
    <w:rsid w:val="00764AE5"/>
    <w:rsid w:val="00767903"/>
    <w:rsid w:val="00774BFF"/>
    <w:rsid w:val="00784F9B"/>
    <w:rsid w:val="00787255"/>
    <w:rsid w:val="0079245E"/>
    <w:rsid w:val="007930F8"/>
    <w:rsid w:val="007943C5"/>
    <w:rsid w:val="007A31BE"/>
    <w:rsid w:val="007A4F63"/>
    <w:rsid w:val="007A5BB9"/>
    <w:rsid w:val="007B30B1"/>
    <w:rsid w:val="007B3B68"/>
    <w:rsid w:val="007C3813"/>
    <w:rsid w:val="007C5F85"/>
    <w:rsid w:val="007D0884"/>
    <w:rsid w:val="007D141A"/>
    <w:rsid w:val="007F1B0D"/>
    <w:rsid w:val="00802DC7"/>
    <w:rsid w:val="0080791C"/>
    <w:rsid w:val="00833D33"/>
    <w:rsid w:val="00833F78"/>
    <w:rsid w:val="00835874"/>
    <w:rsid w:val="00855AA3"/>
    <w:rsid w:val="008625AF"/>
    <w:rsid w:val="00865267"/>
    <w:rsid w:val="00865DAC"/>
    <w:rsid w:val="00881036"/>
    <w:rsid w:val="00881F8D"/>
    <w:rsid w:val="00883EDA"/>
    <w:rsid w:val="00896F5D"/>
    <w:rsid w:val="008A4D12"/>
    <w:rsid w:val="008A6C14"/>
    <w:rsid w:val="008B0AFC"/>
    <w:rsid w:val="008B1319"/>
    <w:rsid w:val="008B2146"/>
    <w:rsid w:val="008B5FB4"/>
    <w:rsid w:val="008B65F4"/>
    <w:rsid w:val="008C0C49"/>
    <w:rsid w:val="008C12B3"/>
    <w:rsid w:val="008C616B"/>
    <w:rsid w:val="008C7327"/>
    <w:rsid w:val="008E5AA0"/>
    <w:rsid w:val="008F43B9"/>
    <w:rsid w:val="0090053E"/>
    <w:rsid w:val="009027CD"/>
    <w:rsid w:val="009031DA"/>
    <w:rsid w:val="00912402"/>
    <w:rsid w:val="00925142"/>
    <w:rsid w:val="009333E9"/>
    <w:rsid w:val="009416FD"/>
    <w:rsid w:val="0094284A"/>
    <w:rsid w:val="00945A5B"/>
    <w:rsid w:val="009509C9"/>
    <w:rsid w:val="0095216A"/>
    <w:rsid w:val="00952387"/>
    <w:rsid w:val="0095256E"/>
    <w:rsid w:val="009565A1"/>
    <w:rsid w:val="00962D1D"/>
    <w:rsid w:val="00963BFC"/>
    <w:rsid w:val="009648DB"/>
    <w:rsid w:val="0097597F"/>
    <w:rsid w:val="0098793D"/>
    <w:rsid w:val="009916EB"/>
    <w:rsid w:val="009920F0"/>
    <w:rsid w:val="009937AA"/>
    <w:rsid w:val="00993BD4"/>
    <w:rsid w:val="009A26AA"/>
    <w:rsid w:val="009A55F1"/>
    <w:rsid w:val="009B5390"/>
    <w:rsid w:val="009C18AF"/>
    <w:rsid w:val="009D6DC6"/>
    <w:rsid w:val="009E45DB"/>
    <w:rsid w:val="009F075D"/>
    <w:rsid w:val="009F50C9"/>
    <w:rsid w:val="009F6669"/>
    <w:rsid w:val="009F7242"/>
    <w:rsid w:val="00A02838"/>
    <w:rsid w:val="00A04765"/>
    <w:rsid w:val="00A056F2"/>
    <w:rsid w:val="00A12388"/>
    <w:rsid w:val="00A145A4"/>
    <w:rsid w:val="00A178FF"/>
    <w:rsid w:val="00A21257"/>
    <w:rsid w:val="00A237C4"/>
    <w:rsid w:val="00A23F6C"/>
    <w:rsid w:val="00A31965"/>
    <w:rsid w:val="00A45544"/>
    <w:rsid w:val="00A5442C"/>
    <w:rsid w:val="00A71084"/>
    <w:rsid w:val="00A76160"/>
    <w:rsid w:val="00A86BA9"/>
    <w:rsid w:val="00A871AD"/>
    <w:rsid w:val="00A95B54"/>
    <w:rsid w:val="00A962F0"/>
    <w:rsid w:val="00A97906"/>
    <w:rsid w:val="00AA5005"/>
    <w:rsid w:val="00AA5AD3"/>
    <w:rsid w:val="00AB7DB2"/>
    <w:rsid w:val="00AD00D8"/>
    <w:rsid w:val="00AD110E"/>
    <w:rsid w:val="00AE14CF"/>
    <w:rsid w:val="00AE1779"/>
    <w:rsid w:val="00AF23B3"/>
    <w:rsid w:val="00AF7FC9"/>
    <w:rsid w:val="00B03A69"/>
    <w:rsid w:val="00B05307"/>
    <w:rsid w:val="00B10CB1"/>
    <w:rsid w:val="00B161CC"/>
    <w:rsid w:val="00B17FA6"/>
    <w:rsid w:val="00B328A7"/>
    <w:rsid w:val="00B379D0"/>
    <w:rsid w:val="00B423A5"/>
    <w:rsid w:val="00B530AB"/>
    <w:rsid w:val="00B555E9"/>
    <w:rsid w:val="00B55F3F"/>
    <w:rsid w:val="00B57ACE"/>
    <w:rsid w:val="00B66AD3"/>
    <w:rsid w:val="00B66C96"/>
    <w:rsid w:val="00B70DAF"/>
    <w:rsid w:val="00B808F1"/>
    <w:rsid w:val="00B818E3"/>
    <w:rsid w:val="00BA61D9"/>
    <w:rsid w:val="00BC1B50"/>
    <w:rsid w:val="00BC49DC"/>
    <w:rsid w:val="00BC4A23"/>
    <w:rsid w:val="00BC60E0"/>
    <w:rsid w:val="00BC7A0B"/>
    <w:rsid w:val="00BD481E"/>
    <w:rsid w:val="00BF0ECF"/>
    <w:rsid w:val="00BF78E4"/>
    <w:rsid w:val="00BF798F"/>
    <w:rsid w:val="00BF7D02"/>
    <w:rsid w:val="00C12C47"/>
    <w:rsid w:val="00C1496E"/>
    <w:rsid w:val="00C16A1A"/>
    <w:rsid w:val="00C23B38"/>
    <w:rsid w:val="00C31F9A"/>
    <w:rsid w:val="00C3328E"/>
    <w:rsid w:val="00C4350E"/>
    <w:rsid w:val="00C43577"/>
    <w:rsid w:val="00C43ADB"/>
    <w:rsid w:val="00C53CC8"/>
    <w:rsid w:val="00C563FC"/>
    <w:rsid w:val="00C675B0"/>
    <w:rsid w:val="00C705C8"/>
    <w:rsid w:val="00C74D70"/>
    <w:rsid w:val="00C86AE1"/>
    <w:rsid w:val="00C87AA0"/>
    <w:rsid w:val="00C94AE6"/>
    <w:rsid w:val="00CB0169"/>
    <w:rsid w:val="00CB4CA2"/>
    <w:rsid w:val="00CC2984"/>
    <w:rsid w:val="00CC6381"/>
    <w:rsid w:val="00CE4431"/>
    <w:rsid w:val="00CE67AD"/>
    <w:rsid w:val="00D04071"/>
    <w:rsid w:val="00D10718"/>
    <w:rsid w:val="00D12DF1"/>
    <w:rsid w:val="00D20366"/>
    <w:rsid w:val="00D23DAE"/>
    <w:rsid w:val="00D23EFB"/>
    <w:rsid w:val="00D25234"/>
    <w:rsid w:val="00D333F6"/>
    <w:rsid w:val="00D371D7"/>
    <w:rsid w:val="00D37E44"/>
    <w:rsid w:val="00D546F5"/>
    <w:rsid w:val="00D66394"/>
    <w:rsid w:val="00D67DB0"/>
    <w:rsid w:val="00D71215"/>
    <w:rsid w:val="00D7516E"/>
    <w:rsid w:val="00D758AF"/>
    <w:rsid w:val="00D773AA"/>
    <w:rsid w:val="00D865C7"/>
    <w:rsid w:val="00D878FF"/>
    <w:rsid w:val="00D91908"/>
    <w:rsid w:val="00D923A1"/>
    <w:rsid w:val="00D935E1"/>
    <w:rsid w:val="00D955BF"/>
    <w:rsid w:val="00D96BE1"/>
    <w:rsid w:val="00DA17CC"/>
    <w:rsid w:val="00DB1D3E"/>
    <w:rsid w:val="00DC20FE"/>
    <w:rsid w:val="00DC6257"/>
    <w:rsid w:val="00DD459F"/>
    <w:rsid w:val="00DD49EE"/>
    <w:rsid w:val="00DD5C9C"/>
    <w:rsid w:val="00DD705D"/>
    <w:rsid w:val="00DE42F8"/>
    <w:rsid w:val="00DF129A"/>
    <w:rsid w:val="00DF5912"/>
    <w:rsid w:val="00E13EBE"/>
    <w:rsid w:val="00E2012E"/>
    <w:rsid w:val="00E229D8"/>
    <w:rsid w:val="00E27E6E"/>
    <w:rsid w:val="00E3393E"/>
    <w:rsid w:val="00E34607"/>
    <w:rsid w:val="00E5296F"/>
    <w:rsid w:val="00E55654"/>
    <w:rsid w:val="00E61C55"/>
    <w:rsid w:val="00E73AE0"/>
    <w:rsid w:val="00E7577A"/>
    <w:rsid w:val="00E85A4B"/>
    <w:rsid w:val="00E9386A"/>
    <w:rsid w:val="00E96322"/>
    <w:rsid w:val="00EA38D5"/>
    <w:rsid w:val="00EB35D4"/>
    <w:rsid w:val="00EC3049"/>
    <w:rsid w:val="00EE09C3"/>
    <w:rsid w:val="00EF2F59"/>
    <w:rsid w:val="00F00DA9"/>
    <w:rsid w:val="00F117BB"/>
    <w:rsid w:val="00F139FB"/>
    <w:rsid w:val="00F151E2"/>
    <w:rsid w:val="00F21577"/>
    <w:rsid w:val="00F23EAE"/>
    <w:rsid w:val="00F24140"/>
    <w:rsid w:val="00F25081"/>
    <w:rsid w:val="00F3321A"/>
    <w:rsid w:val="00F36509"/>
    <w:rsid w:val="00F37889"/>
    <w:rsid w:val="00F53D1E"/>
    <w:rsid w:val="00F6644A"/>
    <w:rsid w:val="00F74BA1"/>
    <w:rsid w:val="00F75176"/>
    <w:rsid w:val="00F756A0"/>
    <w:rsid w:val="00F8045B"/>
    <w:rsid w:val="00F9601C"/>
    <w:rsid w:val="00F96ADA"/>
    <w:rsid w:val="00FA46D8"/>
    <w:rsid w:val="00FB55FA"/>
    <w:rsid w:val="00FC21A8"/>
    <w:rsid w:val="00FC4961"/>
    <w:rsid w:val="00FC7899"/>
    <w:rsid w:val="00FC7B21"/>
    <w:rsid w:val="00FD51C6"/>
    <w:rsid w:val="00FD6592"/>
    <w:rsid w:val="00FE14F6"/>
    <w:rsid w:val="00FE19B1"/>
    <w:rsid w:val="00FF01A5"/>
    <w:rsid w:val="00FF1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72F370"/>
  <w15:docId w15:val="{FED6DA5E-B157-4E78-97D2-598FEC7AB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DBD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A21257"/>
    <w:pPr>
      <w:pBdr>
        <w:bottom w:val="thinThickSmallGap" w:sz="12" w:space="1" w:color="C45911" w:themeColor="accent2" w:themeShade="BF"/>
      </w:pBdr>
      <w:spacing w:before="400"/>
      <w:jc w:val="center"/>
      <w:outlineLvl w:val="0"/>
    </w:pPr>
    <w:rPr>
      <w:caps/>
      <w:color w:val="833C0B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21257"/>
    <w:pPr>
      <w:pBdr>
        <w:bottom w:val="single" w:sz="4" w:space="1" w:color="823B0B" w:themeColor="accent2" w:themeShade="7F"/>
      </w:pBdr>
      <w:spacing w:before="400"/>
      <w:jc w:val="center"/>
      <w:outlineLvl w:val="1"/>
    </w:pPr>
    <w:rPr>
      <w:caps/>
      <w:color w:val="833C0B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1257"/>
    <w:pPr>
      <w:pBdr>
        <w:top w:val="dotted" w:sz="4" w:space="1" w:color="823B0B" w:themeColor="accent2" w:themeShade="7F"/>
        <w:bottom w:val="dotted" w:sz="4" w:space="1" w:color="823B0B" w:themeColor="accent2" w:themeShade="7F"/>
      </w:pBdr>
      <w:spacing w:before="300"/>
      <w:jc w:val="center"/>
      <w:outlineLvl w:val="2"/>
    </w:pPr>
    <w:rPr>
      <w:caps/>
      <w:color w:val="823B0B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1257"/>
    <w:pPr>
      <w:pBdr>
        <w:bottom w:val="dotted" w:sz="4" w:space="1" w:color="C45911" w:themeColor="accent2" w:themeShade="BF"/>
      </w:pBdr>
      <w:spacing w:after="120"/>
      <w:jc w:val="center"/>
      <w:outlineLvl w:val="3"/>
    </w:pPr>
    <w:rPr>
      <w:caps/>
      <w:color w:val="823B0B" w:themeColor="accent2" w:themeShade="7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1257"/>
    <w:pPr>
      <w:spacing w:before="320" w:after="120"/>
      <w:jc w:val="center"/>
      <w:outlineLvl w:val="4"/>
    </w:pPr>
    <w:rPr>
      <w:caps/>
      <w:color w:val="823B0B" w:themeColor="accent2" w:themeShade="7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1257"/>
    <w:pPr>
      <w:spacing w:after="120"/>
      <w:jc w:val="center"/>
      <w:outlineLvl w:val="5"/>
    </w:pPr>
    <w:rPr>
      <w:caps/>
      <w:color w:val="C45911" w:themeColor="accent2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1257"/>
    <w:pPr>
      <w:spacing w:after="120"/>
      <w:jc w:val="center"/>
      <w:outlineLvl w:val="6"/>
    </w:pPr>
    <w:rPr>
      <w:i/>
      <w:iCs/>
      <w:caps/>
      <w:color w:val="C45911" w:themeColor="accent2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1257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1257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81C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81CA1"/>
    <w:rPr>
      <w:rFonts w:ascii="Tahoma" w:hAnsi="Tahoma" w:cs="Tahoma"/>
      <w:sz w:val="16"/>
      <w:szCs w:val="16"/>
      <w:lang w:val="es-CL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81C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81CA1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rsskip">
    <w:name w:val="rs_skip"/>
    <w:basedOn w:val="Fuentedeprrafopredeter"/>
    <w:rsid w:val="00281CA1"/>
  </w:style>
  <w:style w:type="character" w:styleId="Hipervnculo">
    <w:name w:val="Hyperlink"/>
    <w:basedOn w:val="Fuentedeprrafopredeter"/>
    <w:uiPriority w:val="99"/>
    <w:unhideWhenUsed/>
    <w:rsid w:val="00281CA1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A21257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A21257"/>
    <w:rPr>
      <w:rFonts w:eastAsiaTheme="majorEastAsia" w:cstheme="majorBidi"/>
      <w:caps/>
      <w:color w:val="833C0B" w:themeColor="accent2" w:themeShade="80"/>
      <w:spacing w:val="20"/>
      <w:sz w:val="28"/>
      <w:szCs w:val="28"/>
    </w:rPr>
  </w:style>
  <w:style w:type="paragraph" w:styleId="TtuloTDC">
    <w:name w:val="TOC Heading"/>
    <w:basedOn w:val="Ttulo1"/>
    <w:next w:val="Normal"/>
    <w:uiPriority w:val="39"/>
    <w:unhideWhenUsed/>
    <w:qFormat/>
    <w:rsid w:val="00A21257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DD49EE"/>
    <w:pPr>
      <w:spacing w:after="100"/>
    </w:pPr>
  </w:style>
  <w:style w:type="character" w:customStyle="1" w:styleId="Ttulo2Car">
    <w:name w:val="Título 2 Car"/>
    <w:basedOn w:val="Fuentedeprrafopredeter"/>
    <w:link w:val="Ttulo2"/>
    <w:uiPriority w:val="9"/>
    <w:rsid w:val="00A21257"/>
    <w:rPr>
      <w:caps/>
      <w:color w:val="833C0B" w:themeColor="accent2" w:themeShade="80"/>
      <w:spacing w:val="15"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011E66"/>
    <w:pPr>
      <w:spacing w:after="100"/>
      <w:ind w:left="220"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A21257"/>
    <w:rPr>
      <w:rFonts w:eastAsiaTheme="majorEastAsia" w:cstheme="majorBidi"/>
      <w:caps/>
      <w:color w:val="823B0B" w:themeColor="accent2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1257"/>
    <w:rPr>
      <w:rFonts w:eastAsiaTheme="majorEastAsia" w:cstheme="majorBidi"/>
      <w:caps/>
      <w:color w:val="823B0B" w:themeColor="accent2" w:themeShade="7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1257"/>
    <w:rPr>
      <w:rFonts w:eastAsiaTheme="majorEastAsia" w:cstheme="majorBidi"/>
      <w:caps/>
      <w:color w:val="823B0B" w:themeColor="accent2" w:themeShade="7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1257"/>
    <w:rPr>
      <w:rFonts w:eastAsiaTheme="majorEastAsia" w:cstheme="majorBidi"/>
      <w:caps/>
      <w:color w:val="C45911" w:themeColor="accent2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1257"/>
    <w:rPr>
      <w:rFonts w:eastAsiaTheme="majorEastAsia" w:cstheme="majorBidi"/>
      <w:i/>
      <w:iCs/>
      <w:caps/>
      <w:color w:val="C45911" w:themeColor="accent2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1257"/>
    <w:rPr>
      <w:rFonts w:eastAsiaTheme="majorEastAsia" w:cstheme="majorBidi"/>
      <w:caps/>
      <w:spacing w:val="10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1257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A21257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A21257"/>
    <w:pPr>
      <w:pBdr>
        <w:top w:val="dotted" w:sz="2" w:space="1" w:color="833C0B" w:themeColor="accent2" w:themeShade="80"/>
        <w:bottom w:val="dotted" w:sz="2" w:space="6" w:color="833C0B" w:themeColor="accent2" w:themeShade="80"/>
      </w:pBdr>
      <w:spacing w:before="500" w:after="300" w:line="240" w:lineRule="auto"/>
      <w:jc w:val="center"/>
    </w:pPr>
    <w:rPr>
      <w:caps/>
      <w:color w:val="833C0B" w:themeColor="accent2" w:themeShade="80"/>
      <w:spacing w:val="50"/>
      <w:sz w:val="44"/>
      <w:szCs w:val="44"/>
    </w:rPr>
  </w:style>
  <w:style w:type="character" w:customStyle="1" w:styleId="TtuloCar">
    <w:name w:val="Título Car"/>
    <w:basedOn w:val="Fuentedeprrafopredeter"/>
    <w:link w:val="Ttulo"/>
    <w:uiPriority w:val="10"/>
    <w:rsid w:val="00A21257"/>
    <w:rPr>
      <w:rFonts w:eastAsiaTheme="majorEastAsia" w:cstheme="majorBidi"/>
      <w:caps/>
      <w:color w:val="833C0B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ar"/>
    <w:uiPriority w:val="11"/>
    <w:qFormat/>
    <w:rsid w:val="00A21257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tuloCar">
    <w:name w:val="Subtítulo Car"/>
    <w:basedOn w:val="Fuentedeprrafopredeter"/>
    <w:link w:val="Subttulo"/>
    <w:uiPriority w:val="11"/>
    <w:rsid w:val="00A21257"/>
    <w:rPr>
      <w:rFonts w:eastAsiaTheme="majorEastAsia" w:cstheme="majorBidi"/>
      <w:caps/>
      <w:spacing w:val="20"/>
      <w:sz w:val="18"/>
      <w:szCs w:val="18"/>
    </w:rPr>
  </w:style>
  <w:style w:type="character" w:styleId="Fuerte">
    <w:name w:val="Strong"/>
    <w:uiPriority w:val="22"/>
    <w:qFormat/>
    <w:rsid w:val="00A21257"/>
    <w:rPr>
      <w:b/>
      <w:bCs/>
      <w:color w:val="C45911" w:themeColor="accent2" w:themeShade="BF"/>
      <w:spacing w:val="5"/>
    </w:rPr>
  </w:style>
  <w:style w:type="character" w:styleId="nfasis">
    <w:name w:val="Emphasis"/>
    <w:uiPriority w:val="20"/>
    <w:qFormat/>
    <w:rsid w:val="00A21257"/>
    <w:rPr>
      <w:caps/>
      <w:spacing w:val="5"/>
      <w:sz w:val="20"/>
      <w:szCs w:val="20"/>
    </w:rPr>
  </w:style>
  <w:style w:type="paragraph" w:styleId="Sinespaciado">
    <w:name w:val="No Spacing"/>
    <w:basedOn w:val="Normal"/>
    <w:link w:val="SinespaciadoCar"/>
    <w:uiPriority w:val="1"/>
    <w:qFormat/>
    <w:rsid w:val="00A21257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A21257"/>
  </w:style>
  <w:style w:type="paragraph" w:styleId="Cita">
    <w:name w:val="Quote"/>
    <w:basedOn w:val="Normal"/>
    <w:next w:val="Normal"/>
    <w:link w:val="CitaCar"/>
    <w:uiPriority w:val="29"/>
    <w:qFormat/>
    <w:rsid w:val="00A21257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A21257"/>
    <w:rPr>
      <w:rFonts w:eastAsiaTheme="majorEastAsia" w:cstheme="majorBidi"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1257"/>
    <w:pPr>
      <w:pBdr>
        <w:top w:val="dotted" w:sz="2" w:space="10" w:color="833C0B" w:themeColor="accent2" w:themeShade="80"/>
        <w:bottom w:val="dotted" w:sz="2" w:space="4" w:color="833C0B" w:themeColor="accent2" w:themeShade="80"/>
      </w:pBdr>
      <w:spacing w:before="160" w:line="300" w:lineRule="auto"/>
      <w:ind w:left="1440" w:right="1440"/>
    </w:pPr>
    <w:rPr>
      <w:caps/>
      <w:color w:val="823B0B" w:themeColor="accent2" w:themeShade="7F"/>
      <w:spacing w:val="5"/>
      <w:sz w:val="20"/>
      <w:szCs w:val="20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1257"/>
    <w:rPr>
      <w:rFonts w:eastAsiaTheme="majorEastAsia" w:cstheme="majorBidi"/>
      <w:caps/>
      <w:color w:val="823B0B" w:themeColor="accent2" w:themeShade="7F"/>
      <w:spacing w:val="5"/>
      <w:sz w:val="20"/>
      <w:szCs w:val="20"/>
    </w:rPr>
  </w:style>
  <w:style w:type="character" w:styleId="nfasissutil">
    <w:name w:val="Subtle Emphasis"/>
    <w:uiPriority w:val="19"/>
    <w:qFormat/>
    <w:rsid w:val="00A21257"/>
    <w:rPr>
      <w:i/>
      <w:iCs/>
    </w:rPr>
  </w:style>
  <w:style w:type="character" w:styleId="nfasisintenso">
    <w:name w:val="Intense Emphasis"/>
    <w:uiPriority w:val="21"/>
    <w:qFormat/>
    <w:rsid w:val="00A21257"/>
    <w:rPr>
      <w:i/>
      <w:iCs/>
      <w:caps/>
      <w:spacing w:val="10"/>
      <w:sz w:val="20"/>
      <w:szCs w:val="20"/>
    </w:rPr>
  </w:style>
  <w:style w:type="character" w:styleId="Referenciasutil">
    <w:name w:val="Subtle Reference"/>
    <w:basedOn w:val="Fuentedeprrafopredeter"/>
    <w:uiPriority w:val="31"/>
    <w:qFormat/>
    <w:rsid w:val="00A21257"/>
    <w:rPr>
      <w:rFonts w:asciiTheme="minorHAnsi" w:eastAsiaTheme="minorEastAsia" w:hAnsiTheme="minorHAnsi" w:cstheme="minorBidi"/>
      <w:i/>
      <w:iCs/>
      <w:color w:val="823B0B" w:themeColor="accent2" w:themeShade="7F"/>
    </w:rPr>
  </w:style>
  <w:style w:type="character" w:styleId="Referenciaintensa">
    <w:name w:val="Intense Reference"/>
    <w:uiPriority w:val="32"/>
    <w:qFormat/>
    <w:rsid w:val="00A21257"/>
    <w:rPr>
      <w:rFonts w:asciiTheme="minorHAnsi" w:eastAsiaTheme="minorEastAsia" w:hAnsiTheme="minorHAnsi" w:cstheme="minorBidi"/>
      <w:b/>
      <w:bCs/>
      <w:i/>
      <w:iCs/>
      <w:color w:val="823B0B" w:themeColor="accent2" w:themeShade="7F"/>
    </w:rPr>
  </w:style>
  <w:style w:type="character" w:styleId="Ttulodellibro">
    <w:name w:val="Book Title"/>
    <w:uiPriority w:val="33"/>
    <w:qFormat/>
    <w:rsid w:val="00A21257"/>
    <w:rPr>
      <w:caps/>
      <w:color w:val="823B0B" w:themeColor="accent2" w:themeShade="7F"/>
      <w:spacing w:val="5"/>
      <w:u w:color="823B0B" w:themeColor="accent2" w:themeShade="7F"/>
    </w:rPr>
  </w:style>
  <w:style w:type="paragraph" w:styleId="Encabezado">
    <w:name w:val="header"/>
    <w:basedOn w:val="Normal"/>
    <w:link w:val="EncabezadoCar"/>
    <w:uiPriority w:val="99"/>
    <w:unhideWhenUsed/>
    <w:rsid w:val="00E229D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29D8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229D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29D8"/>
    <w:rPr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CB0169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F24140"/>
    <w:pPr>
      <w:spacing w:after="0" w:line="240" w:lineRule="auto"/>
    </w:pPr>
    <w:rPr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027C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027C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027CD"/>
    <w:rPr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027C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027CD"/>
    <w:rPr>
      <w:b/>
      <w:bCs/>
      <w:sz w:val="20"/>
      <w:szCs w:val="20"/>
      <w:lang w:val="es-ES"/>
    </w:rPr>
  </w:style>
  <w:style w:type="paragraph" w:styleId="NormalWeb">
    <w:name w:val="Normal (Web)"/>
    <w:basedOn w:val="Normal"/>
    <w:uiPriority w:val="99"/>
    <w:semiHidden/>
    <w:unhideWhenUsed/>
    <w:rsid w:val="00360E2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8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7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857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1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60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3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4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4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33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4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269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60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3EC9569C17947949165B82462CC4B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AB9DC3-CBF0-4A19-9FB6-6A41CCB7FF0A}"/>
      </w:docPartPr>
      <w:docPartBody>
        <w:p w:rsidR="0055285A" w:rsidRDefault="0055285A" w:rsidP="0055285A">
          <w:pPr>
            <w:pStyle w:val="83EC9569C17947949165B82462CC4B69"/>
          </w:pPr>
          <w:r>
            <w:rPr>
              <w:sz w:val="96"/>
              <w:szCs w:val="96"/>
            </w:rPr>
            <w:t>[Año]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285A"/>
    <w:rsid w:val="0000013B"/>
    <w:rsid w:val="00012635"/>
    <w:rsid w:val="000268F4"/>
    <w:rsid w:val="000D13B1"/>
    <w:rsid w:val="000D441A"/>
    <w:rsid w:val="000D7888"/>
    <w:rsid w:val="001030B3"/>
    <w:rsid w:val="0010540E"/>
    <w:rsid w:val="0013634F"/>
    <w:rsid w:val="00174893"/>
    <w:rsid w:val="001B49CB"/>
    <w:rsid w:val="002049F8"/>
    <w:rsid w:val="0021350A"/>
    <w:rsid w:val="002510A8"/>
    <w:rsid w:val="00251BE4"/>
    <w:rsid w:val="0026684D"/>
    <w:rsid w:val="002720A7"/>
    <w:rsid w:val="002A0584"/>
    <w:rsid w:val="002F7048"/>
    <w:rsid w:val="00316245"/>
    <w:rsid w:val="00344A1A"/>
    <w:rsid w:val="00347DBE"/>
    <w:rsid w:val="00386194"/>
    <w:rsid w:val="00391A58"/>
    <w:rsid w:val="0039415C"/>
    <w:rsid w:val="00413B3C"/>
    <w:rsid w:val="0043342C"/>
    <w:rsid w:val="004336BB"/>
    <w:rsid w:val="004665F7"/>
    <w:rsid w:val="00472E08"/>
    <w:rsid w:val="00493544"/>
    <w:rsid w:val="004B7878"/>
    <w:rsid w:val="004C6224"/>
    <w:rsid w:val="005204C8"/>
    <w:rsid w:val="00527932"/>
    <w:rsid w:val="005511E2"/>
    <w:rsid w:val="0055285A"/>
    <w:rsid w:val="005530C5"/>
    <w:rsid w:val="00565183"/>
    <w:rsid w:val="00566CF5"/>
    <w:rsid w:val="005C2D92"/>
    <w:rsid w:val="005D514E"/>
    <w:rsid w:val="006051EB"/>
    <w:rsid w:val="00605EF1"/>
    <w:rsid w:val="006A402B"/>
    <w:rsid w:val="006B5DB5"/>
    <w:rsid w:val="006D27DF"/>
    <w:rsid w:val="00734791"/>
    <w:rsid w:val="00741A0D"/>
    <w:rsid w:val="00764A07"/>
    <w:rsid w:val="00797107"/>
    <w:rsid w:val="007A5BB9"/>
    <w:rsid w:val="007D141A"/>
    <w:rsid w:val="007F02F4"/>
    <w:rsid w:val="0081251C"/>
    <w:rsid w:val="00822748"/>
    <w:rsid w:val="008370FB"/>
    <w:rsid w:val="00881036"/>
    <w:rsid w:val="009041AB"/>
    <w:rsid w:val="009333E9"/>
    <w:rsid w:val="009422E6"/>
    <w:rsid w:val="009D4624"/>
    <w:rsid w:val="009E45DB"/>
    <w:rsid w:val="00A02838"/>
    <w:rsid w:val="00A73771"/>
    <w:rsid w:val="00AC7D03"/>
    <w:rsid w:val="00B123ED"/>
    <w:rsid w:val="00B73841"/>
    <w:rsid w:val="00B93C0D"/>
    <w:rsid w:val="00BC1B50"/>
    <w:rsid w:val="00BF0ECF"/>
    <w:rsid w:val="00C47A37"/>
    <w:rsid w:val="00C6714D"/>
    <w:rsid w:val="00C705C8"/>
    <w:rsid w:val="00C941DB"/>
    <w:rsid w:val="00CA2071"/>
    <w:rsid w:val="00CD1021"/>
    <w:rsid w:val="00CE67AD"/>
    <w:rsid w:val="00D14143"/>
    <w:rsid w:val="00D25234"/>
    <w:rsid w:val="00D53A22"/>
    <w:rsid w:val="00D61852"/>
    <w:rsid w:val="00D91BAF"/>
    <w:rsid w:val="00E279A7"/>
    <w:rsid w:val="00E5296F"/>
    <w:rsid w:val="00EB6612"/>
    <w:rsid w:val="00EE1FC4"/>
    <w:rsid w:val="00FA28CC"/>
    <w:rsid w:val="00FC3CC2"/>
    <w:rsid w:val="00FD1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83EC9569C17947949165B82462CC4B69">
    <w:name w:val="83EC9569C17947949165B82462CC4B69"/>
    <w:rsid w:val="0055285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doNotRelyOnCSS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D08B91B-06EC-43E9-B04D-85D0CAB48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6</Pages>
  <Words>876</Words>
  <Characters>4820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USO APLICATIVO VALIDACIÓN REM</vt:lpstr>
    </vt:vector>
  </TitlesOfParts>
  <Company/>
  <LinksUpToDate>false</LinksUpToDate>
  <CharactersWithSpaces>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USO APLICATIVO VALIDACIÓN REM</dc:title>
  <dc:subject>Actualización para series Año 2026</dc:subject>
  <dc:creator>Diana Paredes</dc:creator>
  <cp:lastModifiedBy>Rolando Andrés Cifuentes Cid</cp:lastModifiedBy>
  <cp:revision>11</cp:revision>
  <cp:lastPrinted>2025-06-09T15:56:00Z</cp:lastPrinted>
  <dcterms:created xsi:type="dcterms:W3CDTF">2026-03-10T12:21:00Z</dcterms:created>
  <dcterms:modified xsi:type="dcterms:W3CDTF">2026-03-10T17:57:00Z</dcterms:modified>
</cp:coreProperties>
</file>