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17C1" w14:textId="77777777" w:rsidR="00774BFF" w:rsidRDefault="00774BFF"/>
    <w:sdt>
      <w:sdtPr>
        <w:id w:val="146431172"/>
        <w:docPartObj>
          <w:docPartGallery w:val="Cover Pages"/>
          <w:docPartUnique/>
        </w:docPartObj>
      </w:sdtPr>
      <w:sdtContent>
        <w:p w14:paraId="2E1A0DCF" w14:textId="2C58E0D7" w:rsidR="00281CA1" w:rsidRPr="00A21257" w:rsidRDefault="006A4850">
          <w:r>
            <w:rPr>
              <w:noProof/>
              <w:lang w:val="es-CL" w:eastAsia="es-CL" w:bidi="ar-SA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0" allowOverlap="1" wp14:anchorId="61BA2FB9" wp14:editId="68B67371">
                    <wp:simplePos x="0" y="0"/>
                    <wp:positionH relativeFrom="page">
                      <wp:posOffset>0</wp:posOffset>
                    </wp:positionH>
                    <wp:positionV relativeFrom="margin">
                      <wp:posOffset>541020</wp:posOffset>
                    </wp:positionV>
                    <wp:extent cx="7766050" cy="7705090"/>
                    <wp:effectExtent l="0" t="0" r="0" b="0"/>
                    <wp:wrapNone/>
                    <wp:docPr id="6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766050" cy="7705090"/>
                              <a:chOff x="0" y="2294"/>
                              <a:chExt cx="12239" cy="12106"/>
                            </a:xfrm>
                          </wpg:grpSpPr>
                          <wpg:grpSp>
                            <wpg:cNvPr id="7" name="Group 3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9661"/>
                                <a:ext cx="12239" cy="4739"/>
                                <a:chOff x="-6" y="3399"/>
                                <a:chExt cx="12197" cy="4253"/>
                              </a:xfrm>
                            </wpg:grpSpPr>
                            <wpg:grpSp>
                              <wpg:cNvPr id="8" name="Group 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-6" y="3717"/>
                                  <a:ext cx="12189" cy="3550"/>
                                  <a:chOff x="18" y="7468"/>
                                  <a:chExt cx="12189" cy="3550"/>
                                </a:xfrm>
                              </wpg:grpSpPr>
                              <wps:wsp>
                                <wps:cNvPr id="9" name="Freeform 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8" y="7837"/>
                                    <a:ext cx="7132" cy="2863"/>
                                  </a:xfrm>
                                  <a:custGeom>
                                    <a:avLst/>
                                    <a:gdLst>
                                      <a:gd name="T0" fmla="*/ 0 w 7132"/>
                                      <a:gd name="T1" fmla="*/ 0 h 2863"/>
                                      <a:gd name="T2" fmla="*/ 17 w 7132"/>
                                      <a:gd name="T3" fmla="*/ 2863 h 2863"/>
                                      <a:gd name="T4" fmla="*/ 7132 w 7132"/>
                                      <a:gd name="T5" fmla="*/ 2578 h 2863"/>
                                      <a:gd name="T6" fmla="*/ 7132 w 7132"/>
                                      <a:gd name="T7" fmla="*/ 200 h 2863"/>
                                      <a:gd name="T8" fmla="*/ 0 w 7132"/>
                                      <a:gd name="T9" fmla="*/ 0 h 286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7132" h="2863">
                                        <a:moveTo>
                                          <a:pt x="0" y="0"/>
                                        </a:moveTo>
                                        <a:lnTo>
                                          <a:pt x="17" y="2863"/>
                                        </a:lnTo>
                                        <a:lnTo>
                                          <a:pt x="7132" y="2578"/>
                                        </a:lnTo>
                                        <a:lnTo>
                                          <a:pt x="7132" y="20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" name="Freeform 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150" y="7468"/>
                                    <a:ext cx="3466" cy="3550"/>
                                  </a:xfrm>
                                  <a:custGeom>
                                    <a:avLst/>
                                    <a:gdLst>
                                      <a:gd name="T0" fmla="*/ 0 w 3466"/>
                                      <a:gd name="T1" fmla="*/ 569 h 3550"/>
                                      <a:gd name="T2" fmla="*/ 0 w 3466"/>
                                      <a:gd name="T3" fmla="*/ 2930 h 3550"/>
                                      <a:gd name="T4" fmla="*/ 3466 w 3466"/>
                                      <a:gd name="T5" fmla="*/ 3550 h 3550"/>
                                      <a:gd name="T6" fmla="*/ 3466 w 3466"/>
                                      <a:gd name="T7" fmla="*/ 0 h 3550"/>
                                      <a:gd name="T8" fmla="*/ 0 w 3466"/>
                                      <a:gd name="T9" fmla="*/ 569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466" h="3550">
                                        <a:moveTo>
                                          <a:pt x="0" y="569"/>
                                        </a:moveTo>
                                        <a:lnTo>
                                          <a:pt x="0" y="2930"/>
                                        </a:lnTo>
                                        <a:lnTo>
                                          <a:pt x="3466" y="3550"/>
                                        </a:lnTo>
                                        <a:lnTo>
                                          <a:pt x="3466" y="0"/>
                                        </a:lnTo>
                                        <a:lnTo>
                                          <a:pt x="0" y="56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25000"/>
                                      <a:lumOff val="75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Freeform 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16" y="7468"/>
                                    <a:ext cx="1591" cy="3550"/>
                                  </a:xfrm>
                                  <a:custGeom>
                                    <a:avLst/>
                                    <a:gdLst>
                                      <a:gd name="T0" fmla="*/ 0 w 1591"/>
                                      <a:gd name="T1" fmla="*/ 0 h 3550"/>
                                      <a:gd name="T2" fmla="*/ 0 w 1591"/>
                                      <a:gd name="T3" fmla="*/ 3550 h 3550"/>
                                      <a:gd name="T4" fmla="*/ 1591 w 1591"/>
                                      <a:gd name="T5" fmla="*/ 2746 h 3550"/>
                                      <a:gd name="T6" fmla="*/ 1591 w 1591"/>
                                      <a:gd name="T7" fmla="*/ 737 h 3550"/>
                                      <a:gd name="T8" fmla="*/ 0 w 1591"/>
                                      <a:gd name="T9" fmla="*/ 0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591" h="3550">
                                        <a:moveTo>
                                          <a:pt x="0" y="0"/>
                                        </a:moveTo>
                                        <a:lnTo>
                                          <a:pt x="0" y="3550"/>
                                        </a:lnTo>
                                        <a:lnTo>
                                          <a:pt x="1591" y="2746"/>
                                        </a:lnTo>
                                        <a:lnTo>
                                          <a:pt x="1591" y="73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2" name="Freeform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71" y="4069"/>
                                  <a:ext cx="4120" cy="2913"/>
                                </a:xfrm>
                                <a:custGeom>
                                  <a:avLst/>
                                  <a:gdLst>
                                    <a:gd name="T0" fmla="*/ 1 w 4120"/>
                                    <a:gd name="T1" fmla="*/ 251 h 2913"/>
                                    <a:gd name="T2" fmla="*/ 0 w 4120"/>
                                    <a:gd name="T3" fmla="*/ 2662 h 2913"/>
                                    <a:gd name="T4" fmla="*/ 4120 w 4120"/>
                                    <a:gd name="T5" fmla="*/ 2913 h 2913"/>
                                    <a:gd name="T6" fmla="*/ 4120 w 4120"/>
                                    <a:gd name="T7" fmla="*/ 0 h 2913"/>
                                    <a:gd name="T8" fmla="*/ 1 w 4120"/>
                                    <a:gd name="T9" fmla="*/ 251 h 291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20" h="2913">
                                      <a:moveTo>
                                        <a:pt x="1" y="251"/>
                                      </a:moveTo>
                                      <a:lnTo>
                                        <a:pt x="0" y="2662"/>
                                      </a:lnTo>
                                      <a:lnTo>
                                        <a:pt x="4120" y="2913"/>
                                      </a:lnTo>
                                      <a:lnTo>
                                        <a:pt x="4120" y="0"/>
                                      </a:lnTo>
                                      <a:lnTo>
                                        <a:pt x="1" y="2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104" y="3399"/>
                                  <a:ext cx="3985" cy="4236"/>
                                </a:xfrm>
                                <a:custGeom>
                                  <a:avLst/>
                                  <a:gdLst>
                                    <a:gd name="T0" fmla="*/ 0 w 3985"/>
                                    <a:gd name="T1" fmla="*/ 0 h 4236"/>
                                    <a:gd name="T2" fmla="*/ 0 w 3985"/>
                                    <a:gd name="T3" fmla="*/ 4236 h 4236"/>
                                    <a:gd name="T4" fmla="*/ 3985 w 3985"/>
                                    <a:gd name="T5" fmla="*/ 3349 h 4236"/>
                                    <a:gd name="T6" fmla="*/ 3985 w 3985"/>
                                    <a:gd name="T7" fmla="*/ 921 h 4236"/>
                                    <a:gd name="T8" fmla="*/ 0 w 3985"/>
                                    <a:gd name="T9" fmla="*/ 0 h 423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985" h="4236">
                                      <a:moveTo>
                                        <a:pt x="0" y="0"/>
                                      </a:moveTo>
                                      <a:lnTo>
                                        <a:pt x="0" y="4236"/>
                                      </a:lnTo>
                                      <a:lnTo>
                                        <a:pt x="3985" y="3349"/>
                                      </a:lnTo>
                                      <a:lnTo>
                                        <a:pt x="3985" y="9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Freeform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" y="3399"/>
                                  <a:ext cx="4086" cy="4253"/>
                                </a:xfrm>
                                <a:custGeom>
                                  <a:avLst/>
                                  <a:gdLst>
                                    <a:gd name="T0" fmla="*/ 4086 w 4086"/>
                                    <a:gd name="T1" fmla="*/ 0 h 4253"/>
                                    <a:gd name="T2" fmla="*/ 4084 w 4086"/>
                                    <a:gd name="T3" fmla="*/ 4253 h 4253"/>
                                    <a:gd name="T4" fmla="*/ 0 w 4086"/>
                                    <a:gd name="T5" fmla="*/ 3198 h 4253"/>
                                    <a:gd name="T6" fmla="*/ 0 w 4086"/>
                                    <a:gd name="T7" fmla="*/ 1072 h 4253"/>
                                    <a:gd name="T8" fmla="*/ 4086 w 4086"/>
                                    <a:gd name="T9" fmla="*/ 0 h 425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086" h="4253">
                                      <a:moveTo>
                                        <a:pt x="4086" y="0"/>
                                      </a:moveTo>
                                      <a:lnTo>
                                        <a:pt x="4084" y="4253"/>
                                      </a:lnTo>
                                      <a:lnTo>
                                        <a:pt x="0" y="3198"/>
                                      </a:lnTo>
                                      <a:lnTo>
                                        <a:pt x="0" y="1072"/>
                                      </a:lnTo>
                                      <a:lnTo>
                                        <a:pt x="40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" y="3617"/>
                                  <a:ext cx="2076" cy="3851"/>
                                </a:xfrm>
                                <a:custGeom>
                                  <a:avLst/>
                                  <a:gdLst>
                                    <a:gd name="T0" fmla="*/ 0 w 2076"/>
                                    <a:gd name="T1" fmla="*/ 921 h 3851"/>
                                    <a:gd name="T2" fmla="*/ 2060 w 2076"/>
                                    <a:gd name="T3" fmla="*/ 0 h 3851"/>
                                    <a:gd name="T4" fmla="*/ 2076 w 2076"/>
                                    <a:gd name="T5" fmla="*/ 3851 h 3851"/>
                                    <a:gd name="T6" fmla="*/ 0 w 2076"/>
                                    <a:gd name="T7" fmla="*/ 2981 h 3851"/>
                                    <a:gd name="T8" fmla="*/ 0 w 2076"/>
                                    <a:gd name="T9" fmla="*/ 921 h 38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076" h="3851">
                                      <a:moveTo>
                                        <a:pt x="0" y="921"/>
                                      </a:moveTo>
                                      <a:lnTo>
                                        <a:pt x="2060" y="0"/>
                                      </a:lnTo>
                                      <a:lnTo>
                                        <a:pt x="2076" y="3851"/>
                                      </a:lnTo>
                                      <a:lnTo>
                                        <a:pt x="0" y="2981"/>
                                      </a:lnTo>
                                      <a:lnTo>
                                        <a:pt x="0" y="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77" y="3617"/>
                                  <a:ext cx="6011" cy="3835"/>
                                </a:xfrm>
                                <a:custGeom>
                                  <a:avLst/>
                                  <a:gdLst>
                                    <a:gd name="T0" fmla="*/ 0 w 6011"/>
                                    <a:gd name="T1" fmla="*/ 0 h 3835"/>
                                    <a:gd name="T2" fmla="*/ 17 w 6011"/>
                                    <a:gd name="T3" fmla="*/ 3835 h 3835"/>
                                    <a:gd name="T4" fmla="*/ 6011 w 6011"/>
                                    <a:gd name="T5" fmla="*/ 2629 h 3835"/>
                                    <a:gd name="T6" fmla="*/ 6011 w 6011"/>
                                    <a:gd name="T7" fmla="*/ 1239 h 3835"/>
                                    <a:gd name="T8" fmla="*/ 0 w 6011"/>
                                    <a:gd name="T9" fmla="*/ 0 h 383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011" h="3835">
                                      <a:moveTo>
                                        <a:pt x="0" y="0"/>
                                      </a:moveTo>
                                      <a:lnTo>
                                        <a:pt x="17" y="3835"/>
                                      </a:lnTo>
                                      <a:lnTo>
                                        <a:pt x="6011" y="2629"/>
                                      </a:lnTo>
                                      <a:lnTo>
                                        <a:pt x="6011" y="12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88" y="3835"/>
                                  <a:ext cx="4102" cy="3432"/>
                                </a:xfrm>
                                <a:custGeom>
                                  <a:avLst/>
                                  <a:gdLst>
                                    <a:gd name="T0" fmla="*/ 0 w 4102"/>
                                    <a:gd name="T1" fmla="*/ 1038 h 3432"/>
                                    <a:gd name="T2" fmla="*/ 0 w 4102"/>
                                    <a:gd name="T3" fmla="*/ 2411 h 3432"/>
                                    <a:gd name="T4" fmla="*/ 4102 w 4102"/>
                                    <a:gd name="T5" fmla="*/ 3432 h 3432"/>
                                    <a:gd name="T6" fmla="*/ 4102 w 4102"/>
                                    <a:gd name="T7" fmla="*/ 0 h 3432"/>
                                    <a:gd name="T8" fmla="*/ 0 w 4102"/>
                                    <a:gd name="T9" fmla="*/ 1038 h 34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02" h="3432">
                                      <a:moveTo>
                                        <a:pt x="0" y="1038"/>
                                      </a:moveTo>
                                      <a:lnTo>
                                        <a:pt x="0" y="2411"/>
                                      </a:lnTo>
                                      <a:lnTo>
                                        <a:pt x="4102" y="3432"/>
                                      </a:lnTo>
                                      <a:lnTo>
                                        <a:pt x="4102" y="0"/>
                                      </a:lnTo>
                                      <a:lnTo>
                                        <a:pt x="0" y="10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9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9" y="11160"/>
                                <a:ext cx="6413" cy="1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21BD93" w14:textId="7E234DDF" w:rsidR="00AA5AD3" w:rsidRPr="006A4850" w:rsidRDefault="006A4850">
                                  <w:pPr>
                                    <w:jc w:val="right"/>
                                    <w:rPr>
                                      <w:rFonts w:ascii="Segoe UI Light" w:hAnsi="Segoe UI Light" w:cs="Segoe UI Light"/>
                                      <w:sz w:val="56"/>
                                      <w:szCs w:val="56"/>
                                    </w:rPr>
                                  </w:pPr>
                                  <w:r w:rsidRPr="006A4850">
                                    <w:rPr>
                                      <w:rFonts w:ascii="Segoe UI Light" w:hAnsi="Segoe UI Light" w:cs="Segoe UI Light"/>
                                      <w:sz w:val="56"/>
                                      <w:szCs w:val="56"/>
                                    </w:rPr>
                                    <w:t xml:space="preserve"> </w:t>
                                  </w:r>
                                  <w:r w:rsidR="00371811">
                                    <w:rPr>
                                      <w:rFonts w:ascii="Segoe UI Light" w:hAnsi="Segoe UI Light" w:cs="Segoe UI Light"/>
                                      <w:sz w:val="36"/>
                                      <w:szCs w:val="36"/>
                                    </w:rPr>
                                    <w:t>NOVIEMBRE</w:t>
                                  </w:r>
                                  <w:r w:rsidRPr="006E0F59">
                                    <w:rPr>
                                      <w:rFonts w:ascii="Segoe UI Light" w:hAnsi="Segoe UI Light" w:cs="Segoe UI Light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="00AA5AD3" w:rsidRPr="006E0F59">
                                    <w:rPr>
                                      <w:rFonts w:ascii="Segoe UI Light" w:hAnsi="Segoe UI Light" w:cs="Segoe UI Light"/>
                                      <w:sz w:val="36"/>
                                      <w:szCs w:val="36"/>
                                    </w:rPr>
                                    <w:t>20</w:t>
                                  </w:r>
                                  <w:sdt>
                                    <w:sdtPr>
                                      <w:rPr>
                                        <w:rFonts w:ascii="Segoe UI Light" w:hAnsi="Segoe UI Light" w:cs="Segoe UI Light"/>
                                        <w:sz w:val="36"/>
                                        <w:szCs w:val="36"/>
                                      </w:rPr>
                                      <w:alias w:val="Año"/>
                                      <w:id w:val="146431220"/>
                                      <w:placeholder>
                                        <w:docPart w:val="83EC9569C17947949165B82462CC4B69"/>
                                      </w:placeholder>
  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  <w:date>
                                        <w:dateFormat w:val="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Content>
                                      <w:r w:rsidR="00FD6592" w:rsidRPr="006E0F59">
                                        <w:rPr>
                                          <w:rFonts w:ascii="Segoe UI Light" w:hAnsi="Segoe UI Light" w:cs="Segoe UI Light"/>
                                          <w:sz w:val="36"/>
                                          <w:szCs w:val="36"/>
                                        </w:rPr>
                                        <w:t>2</w:t>
                                      </w:r>
                                      <w:r w:rsidR="003F437A" w:rsidRPr="006E0F59">
                                        <w:rPr>
                                          <w:rFonts w:ascii="Segoe UI Light" w:hAnsi="Segoe UI Light" w:cs="Segoe UI Light"/>
                                          <w:sz w:val="36"/>
                                          <w:szCs w:val="36"/>
                                        </w:rPr>
                                        <w:t>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0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0" y="2294"/>
                                <a:ext cx="8638" cy="72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C846A4" w14:textId="006024A7" w:rsidR="00AA5AD3" w:rsidRPr="006E0F59" w:rsidRDefault="00000000" w:rsidP="00167BD8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44546A" w:themeColor="text2"/>
                                      <w:sz w:val="56"/>
                                      <w:szCs w:val="5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Segoe UI Light" w:hAnsi="Segoe UI Light" w:cs="Segoe UI Light"/>
                                        <w:color w:val="44546A" w:themeColor="text2"/>
                                        <w:sz w:val="56"/>
                                        <w:szCs w:val="56"/>
                                      </w:rPr>
                                      <w:alias w:val="Título"/>
                                      <w:id w:val="146431221"/>
  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  <w:text/>
                                    </w:sdtPr>
                                    <w:sdtContent>
                                      <w:r w:rsidR="00AE14CF" w:rsidRPr="006E0F59">
                                        <w:rPr>
                                          <w:rFonts w:ascii="Segoe UI Light" w:hAnsi="Segoe UI Light" w:cs="Segoe UI Light"/>
                                          <w:color w:val="44546A" w:themeColor="text2"/>
                                          <w:sz w:val="56"/>
                                          <w:szCs w:val="56"/>
                                        </w:rPr>
                                        <w:t xml:space="preserve">MANUAL </w:t>
                                      </w:r>
                                      <w:r w:rsidR="00371811">
                                        <w:rPr>
                                          <w:rFonts w:ascii="Segoe UI Light" w:hAnsi="Segoe UI Light" w:cs="Segoe UI Light"/>
                                          <w:color w:val="44546A" w:themeColor="text2"/>
                                          <w:sz w:val="56"/>
                                          <w:szCs w:val="56"/>
                                        </w:rPr>
                                        <w:t>USO APLICATIVO VALIDACIÓN REM</w:t>
                                      </w:r>
                                    </w:sdtContent>
                                  </w:sdt>
                                </w:p>
                                <w:sdt>
                                  <w:sdtPr>
                                    <w:rPr>
                                      <w:b/>
                                      <w:bCs/>
                                      <w:color w:val="5B9BD5" w:themeColor="accent1"/>
                                      <w:sz w:val="40"/>
                                      <w:szCs w:val="40"/>
                                    </w:rPr>
                                    <w:alias w:val="Subtítulo"/>
                                    <w:id w:val="146431222"/>
                                    <w:showingPlcHdr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p w14:paraId="524AE588" w14:textId="77777777" w:rsidR="00AA5AD3" w:rsidRPr="0098793D" w:rsidRDefault="00AA5AD3">
                                      <w:pPr>
                                        <w:rPr>
                                          <w:b/>
                                          <w:bCs/>
                                          <w:color w:val="5B9BD5" w:themeColor="accent1"/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5B9BD5" w:themeColor="accent1"/>
                                          <w:sz w:val="40"/>
                                          <w:szCs w:val="40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14:paraId="1E547816" w14:textId="05EF3F80" w:rsidR="00AA5AD3" w:rsidRDefault="00371811">
                                  <w:pPr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  <w:t xml:space="preserve">Versión </w:t>
                                  </w:r>
                                  <w:r w:rsidR="000A10C9"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  <w:t>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1BA2FB9" id="Group 2" o:spid="_x0000_s1026" style="position:absolute;margin-left:0;margin-top:42.6pt;width:611.5pt;height:606.7pt;z-index:251660288;mso-width-percent:1000;mso-position-horizontal-relative:page;mso-position-vertical-relative:margin;mso-width-percent:1000;mso-height-relative:margin" coordorigin=",2294" coordsize="12239,12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" o:allowincell="f">
                    <v:group id="Group 3" o:spid="_x0000_s1027" style="position:absolute;top:9661;width:12239;height:4739" coordorigin="-6,3399" coordsize="12197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group id="Group 4" o:spid="_x0000_s1028" style="position:absolute;left:-6;top:3717;width:12189;height:3550" coordorigin="18,7468" coordsize="12189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shape id="Freeform 5" o:spid="_x0000_s1029" style="position:absolute;left:18;top:7837;width:7132;height:2863;visibility:visible;mso-wrap-style:square;v-text-anchor:top" coordsize="7132,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" path="m,l17,2863,7132,2578r,-2378l,xe" fillcolor="#adccea [1620]" stroked="f">
                          <v:fill opacity="32896f"/>
                          <v:path arrowok="t" o:connecttype="custom" o:connectlocs="0,0;17,2863;7132,2578;7132,200;0,0" o:connectangles="0,0,0,0,0"/>
                        </v:shape>
                        <v:shape id="Freeform 6" o:spid="_x0000_s1030" style="position:absolute;left:7150;top:7468;width:3466;height:3550;visibility:visible;mso-wrap-style:square;v-text-anchor:top" coordsize="3466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" path="m,569l,2930r3466,620l3466,,,569xe" fillcolor="#d6e6f4 [820]" stroked="f">
                          <v:fill opacity="32896f"/>
                          <v:path arrowok="t" o:connecttype="custom" o:connectlocs="0,569;0,2930;3466,3550;3466,0;0,569" o:connectangles="0,0,0,0,0"/>
                        </v:shape>
                        <v:shape id="Freeform 7" o:spid="_x0000_s1031" style="position:absolute;left:10616;top:7468;width:1591;height:3550;visibility:visible;mso-wrap-style:square;v-text-anchor:top" coordsize="1591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" path="m,l,3550,1591,2746r,-2009l,xe" fillcolor="#adccea [1620]" stroked="f">
                          <v:fill opacity="32896f"/>
                          <v:path arrowok="t" o:connecttype="custom" o:connectlocs="0,0;0,3550;1591,2746;1591,737;0,0" o:connectangles="0,0,0,0,0"/>
                        </v:shape>
                      </v:group>
                      <v:shape id="Freeform 8" o:spid="_x0000_s1032" style="position:absolute;left:8071;top:4069;width:4120;height:2913;visibility:visible;mso-wrap-style:square;v-text-anchor:top" coordsize="4120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" path="m1,251l,2662r4120,251l4120,,1,251xe" fillcolor="#d8d8d8 [2732]" stroked="f">
                        <v:path arrowok="t" o:connecttype="custom" o:connectlocs="1,251;0,2662;4120,2913;4120,0;1,251" o:connectangles="0,0,0,0,0"/>
                      </v:shape>
                      <v:shape id="Freeform 9" o:spid="_x0000_s1033" style="position:absolute;left:4104;top:3399;width:3985;height:4236;visibility:visible;mso-wrap-style:square;v-text-anchor:top" coordsize="3985,4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" path="m,l,4236,3985,3349r,-2428l,xe" fillcolor="#bfbfbf [2412]" stroked="f">
                        <v:path arrowok="t" o:connecttype="custom" o:connectlocs="0,0;0,4236;3985,3349;3985,921;0,0" o:connectangles="0,0,0,0,0"/>
                      </v:shape>
                      <v:shape id="Freeform 10" o:spid="_x0000_s1034" style="position:absolute;left:18;top:3399;width:4086;height:4253;visibility:visible;mso-wrap-style:square;v-text-anchor:top" coordsize="4086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" path="m4086,r-2,4253l,3198,,1072,4086,xe" fillcolor="#d8d8d8 [2732]" stroked="f">
                        <v:path arrowok="t" o:connecttype="custom" o:connectlocs="4086,0;4084,4253;0,3198;0,1072;4086,0" o:connectangles="0,0,0,0,0"/>
                      </v:shape>
                      <v:shape id="Freeform 11" o:spid="_x0000_s1035" style="position:absolute;left:17;top:3617;width:2076;height:3851;visibility:visible;mso-wrap-style:square;v-text-anchor:top" coordsize="2076,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" path="m,921l2060,r16,3851l,2981,,921xe" fillcolor="#d6e6f4 [820]" stroked="f">
                        <v:fill opacity="46003f"/>
                        <v:path arrowok="t" o:connecttype="custom" o:connectlocs="0,921;2060,0;2076,3851;0,2981;0,921" o:connectangles="0,0,0,0,0"/>
                      </v:shape>
                      <v:shape id="Freeform 12" o:spid="_x0000_s1036" style="position:absolute;left:2077;top:3617;width:6011;height:3835;visibility:visible;mso-wrap-style:square;v-text-anchor:top" coordsize="6011,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" path="m,l17,3835,6011,2629r,-1390l,xe" fillcolor="#adccea [1620]" stroked="f">
                        <v:fill opacity="46003f"/>
                        <v:path arrowok="t" o:connecttype="custom" o:connectlocs="0,0;17,3835;6011,2629;6011,1239;0,0" o:connectangles="0,0,0,0,0"/>
                      </v:shape>
                      <v:shape id="Freeform 13" o:spid="_x0000_s1037" style="position:absolute;left:8088;top:3835;width:4102;height:3432;visibility:visible;mso-wrap-style:square;v-text-anchor:top" coordsize="4102,3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" path="m,1038l,2411,4102,3432,4102,,,1038xe" fillcolor="#d6e6f4 [820]" stroked="f">
                        <v:fill opacity="46003f"/>
                        <v:path arrowok="t" o:connecttype="custom" o:connectlocs="0,1038;0,2411;4102,3432;4102,0;0,1038" o:connectangles="0,0,0,0,0"/>
                      </v:shape>
                    </v:group>
                    <v:rect id="Rectangle 15" o:spid="_x0000_s1038" style="position:absolute;left:5089;top:11160;width:6413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" filled="f" stroked="f">
                      <v:textbox style="mso-fit-shape-to-text:t">
                        <w:txbxContent>
                          <w:p w14:paraId="7B21BD93" w14:textId="7E234DDF" w:rsidR="00AA5AD3" w:rsidRPr="006A4850" w:rsidRDefault="006A4850">
                            <w:pPr>
                              <w:jc w:val="right"/>
                              <w:rPr>
                                <w:rFonts w:ascii="Segoe UI Light" w:hAnsi="Segoe UI Light" w:cs="Segoe UI Light"/>
                                <w:sz w:val="56"/>
                                <w:szCs w:val="56"/>
                              </w:rPr>
                            </w:pPr>
                            <w:r w:rsidRPr="006A4850">
                              <w:rPr>
                                <w:rFonts w:ascii="Segoe UI Light" w:hAnsi="Segoe UI Light" w:cs="Segoe UI Light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371811">
                              <w:rPr>
                                <w:rFonts w:ascii="Segoe UI Light" w:hAnsi="Segoe UI Light" w:cs="Segoe UI Light"/>
                                <w:sz w:val="36"/>
                                <w:szCs w:val="36"/>
                              </w:rPr>
                              <w:t>NOVIEMBRE</w:t>
                            </w:r>
                            <w:r w:rsidRPr="006E0F59">
                              <w:rPr>
                                <w:rFonts w:ascii="Segoe UI Light" w:hAnsi="Segoe UI Light" w:cs="Segoe UI Light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AA5AD3" w:rsidRPr="006E0F59">
                              <w:rPr>
                                <w:rFonts w:ascii="Segoe UI Light" w:hAnsi="Segoe UI Light" w:cs="Segoe UI Light"/>
                                <w:sz w:val="36"/>
                                <w:szCs w:val="36"/>
                              </w:rPr>
                              <w:t>20</w:t>
                            </w:r>
                            <w:sdt>
                              <w:sdtPr>
                                <w:rPr>
                                  <w:rFonts w:ascii="Segoe UI Light" w:hAnsi="Segoe UI Light" w:cs="Segoe UI Light"/>
                                  <w:sz w:val="36"/>
                                  <w:szCs w:val="36"/>
                                </w:rPr>
                                <w:alias w:val="Año"/>
                                <w:id w:val="146431220"/>
                                <w:placeholder>
                                  <w:docPart w:val="83EC9569C17947949165B82462CC4B69"/>
                                </w:placeholder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>
                                  <w:dateFormat w:val="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FD6592" w:rsidRPr="006E0F59">
                                  <w:rPr>
                                    <w:rFonts w:ascii="Segoe UI Light" w:hAnsi="Segoe UI Light" w:cs="Segoe UI Light"/>
                                    <w:sz w:val="36"/>
                                    <w:szCs w:val="36"/>
                                  </w:rPr>
                                  <w:t>2</w:t>
                                </w:r>
                                <w:r w:rsidR="003F437A" w:rsidRPr="006E0F59">
                                  <w:rPr>
                                    <w:rFonts w:ascii="Segoe UI Light" w:hAnsi="Segoe UI Light" w:cs="Segoe UI Light"/>
                                    <w:sz w:val="36"/>
                                    <w:szCs w:val="36"/>
                                  </w:rPr>
                                  <w:t>5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16" o:spid="_x0000_s1039" style="position:absolute;left:1800;top:2294;width:8638;height:726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" filled="f" stroked="f">
                      <v:textbox>
                        <w:txbxContent>
                          <w:p w14:paraId="44C846A4" w14:textId="006024A7" w:rsidR="00AA5AD3" w:rsidRPr="006E0F59" w:rsidRDefault="00000000" w:rsidP="00167BD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Segoe UI Light" w:hAnsi="Segoe UI Light" w:cs="Segoe UI Light"/>
                                  <w:color w:val="44546A" w:themeColor="text2"/>
                                  <w:sz w:val="56"/>
                                  <w:szCs w:val="56"/>
                                </w:rPr>
                                <w:alias w:val="Título"/>
                                <w:id w:val="146431221"/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text/>
                              </w:sdtPr>
                              <w:sdtContent>
                                <w:r w:rsidR="00AE14CF" w:rsidRPr="006E0F59">
                                  <w:rPr>
                                    <w:rFonts w:ascii="Segoe UI Light" w:hAnsi="Segoe UI Light" w:cs="Segoe UI Light"/>
                                    <w:color w:val="44546A" w:themeColor="text2"/>
                                    <w:sz w:val="56"/>
                                    <w:szCs w:val="56"/>
                                  </w:rPr>
                                  <w:t xml:space="preserve">MANUAL </w:t>
                                </w:r>
                                <w:r w:rsidR="00371811">
                                  <w:rPr>
                                    <w:rFonts w:ascii="Segoe UI Light" w:hAnsi="Segoe UI Light" w:cs="Segoe UI Light"/>
                                    <w:color w:val="44546A" w:themeColor="text2"/>
                                    <w:sz w:val="56"/>
                                    <w:szCs w:val="56"/>
                                  </w:rPr>
                                  <w:t>USO APLICATIVO VALIDACIÓN REM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b/>
                                <w:bCs/>
                                <w:color w:val="5B9BD5" w:themeColor="accent1"/>
                                <w:sz w:val="40"/>
                                <w:szCs w:val="40"/>
                              </w:rPr>
                              <w:alias w:val="Subtítulo"/>
                              <w:id w:val="146431222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p w14:paraId="524AE588" w14:textId="77777777" w:rsidR="00AA5AD3" w:rsidRPr="0098793D" w:rsidRDefault="00AA5AD3">
                                <w:pPr>
                                  <w:rPr>
                                    <w:b/>
                                    <w:bCs/>
                                    <w:color w:val="5B9BD5" w:themeColor="accen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5B9BD5" w:themeColor="accent1"/>
                                    <w:sz w:val="40"/>
                                    <w:szCs w:val="4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E547816" w14:textId="05EF3F80" w:rsidR="00AA5AD3" w:rsidRDefault="00371811">
                            <w:p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  <w:t xml:space="preserve">Versión </w:t>
                            </w:r>
                            <w:r w:rsidR="000A10C9"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  <w:t>1.0</w:t>
                            </w:r>
                          </w:p>
                        </w:txbxContent>
                      </v:textbox>
                    </v:rect>
                    <w10:wrap anchorx="page" anchory="margin"/>
                  </v:group>
                </w:pict>
              </mc:Fallback>
            </mc:AlternateContent>
          </w:r>
        </w:p>
        <w:p w14:paraId="38908DA0" w14:textId="0EF01B6D" w:rsidR="00281CA1" w:rsidRPr="00A21257" w:rsidRDefault="00281CA1"/>
        <w:p w14:paraId="1C95FB49" w14:textId="77777777" w:rsidR="00DD49EE" w:rsidRPr="00A21257" w:rsidRDefault="00281CA1" w:rsidP="00DD49EE">
          <w:pPr>
            <w:pStyle w:val="TtuloTDC"/>
          </w:pPr>
          <w:r w:rsidRPr="00A21257">
            <w:br w:type="page"/>
          </w:r>
        </w:p>
        <w:sdt>
          <w:sdtPr>
            <w:rPr>
              <w:rFonts w:ascii="Segoe UI Light" w:hAnsi="Segoe UI Light" w:cs="Segoe UI Light"/>
              <w:b/>
              <w:bCs/>
              <w:caps w:val="0"/>
              <w:color w:val="auto"/>
              <w:spacing w:val="0"/>
              <w:sz w:val="22"/>
              <w:szCs w:val="22"/>
            </w:rPr>
            <w:id w:val="1370721872"/>
            <w:docPartObj>
              <w:docPartGallery w:val="Table of Contents"/>
              <w:docPartUnique/>
            </w:docPartObj>
          </w:sdtPr>
          <w:sdtContent>
            <w:p w14:paraId="622D3DAA" w14:textId="394BB7E0" w:rsidR="0028446E" w:rsidRPr="0028446E" w:rsidRDefault="0028446E" w:rsidP="0028446E">
              <w:pPr>
                <w:pStyle w:val="TtuloTDC"/>
                <w:spacing w:line="360" w:lineRule="auto"/>
                <w:jc w:val="left"/>
                <w:rPr>
                  <w:rFonts w:ascii="Segoe UI Light" w:hAnsi="Segoe UI Light" w:cs="Segoe UI Light"/>
                  <w:sz w:val="24"/>
                  <w:szCs w:val="24"/>
                </w:rPr>
              </w:pPr>
              <w:r w:rsidRPr="0028446E">
                <w:rPr>
                  <w:rFonts w:ascii="Segoe UI Light" w:hAnsi="Segoe UI Light" w:cs="Segoe UI Light"/>
                  <w:sz w:val="24"/>
                  <w:szCs w:val="24"/>
                </w:rPr>
                <w:t>Contenido</w:t>
              </w:r>
            </w:p>
            <w:p w14:paraId="4DEFEDB5" w14:textId="27E20722" w:rsidR="005A5FC6" w:rsidRDefault="0028446E">
              <w:pPr>
                <w:pStyle w:val="TDC1"/>
                <w:tabs>
                  <w:tab w:val="right" w:leader="dot" w:pos="8828"/>
                </w:tabs>
                <w:rPr>
                  <w:ins w:id="0" w:author="Karina Stapfer Jara" w:date="2025-11-11T14:47:00Z" w16du:dateUtc="2025-11-11T17:47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val="es-CL" w:eastAsia="es-CL" w:bidi="ar-SA"/>
                  <w14:ligatures w14:val="standardContextual"/>
                </w:rPr>
              </w:pPr>
              <w:r w:rsidRPr="0028446E">
                <w:rPr>
                  <w:rFonts w:ascii="Segoe UI Light" w:hAnsi="Segoe UI Light" w:cs="Segoe UI Light"/>
                  <w:sz w:val="20"/>
                  <w:szCs w:val="20"/>
                </w:rPr>
                <w:fldChar w:fldCharType="begin"/>
              </w:r>
              <w:r w:rsidRPr="0028446E">
                <w:rPr>
                  <w:rFonts w:ascii="Segoe UI Light" w:hAnsi="Segoe UI Light" w:cs="Segoe UI Light"/>
                  <w:sz w:val="20"/>
                  <w:szCs w:val="20"/>
                </w:rPr>
                <w:instrText xml:space="preserve"> TOC \o "1-3" \h \z \u </w:instrText>
              </w:r>
              <w:r w:rsidRPr="0028446E">
                <w:rPr>
                  <w:rFonts w:ascii="Segoe UI Light" w:hAnsi="Segoe UI Light" w:cs="Segoe UI Light"/>
                  <w:sz w:val="20"/>
                  <w:szCs w:val="20"/>
                </w:rPr>
                <w:fldChar w:fldCharType="separate"/>
              </w:r>
              <w:ins w:id="1" w:author="Karina Stapfer Jara" w:date="2025-11-11T14:47:00Z" w16du:dateUtc="2025-11-11T17:47:00Z">
                <w:r w:rsidR="005A5FC6" w:rsidRPr="007B50E5">
                  <w:rPr>
                    <w:rStyle w:val="Hipervnculo"/>
                    <w:noProof/>
                  </w:rPr>
                  <w:fldChar w:fldCharType="begin"/>
                </w:r>
                <w:r w:rsidR="005A5FC6" w:rsidRPr="007B50E5">
                  <w:rPr>
                    <w:rStyle w:val="Hipervnculo"/>
                    <w:noProof/>
                  </w:rPr>
                  <w:instrText xml:space="preserve"> </w:instrText>
                </w:r>
                <w:r w:rsidR="005A5FC6">
                  <w:rPr>
                    <w:noProof/>
                  </w:rPr>
                  <w:instrText>HYPERLINK \l "_Toc213764890"</w:instrText>
                </w:r>
                <w:r w:rsidR="005A5FC6" w:rsidRPr="007B50E5">
                  <w:rPr>
                    <w:rStyle w:val="Hipervnculo"/>
                    <w:noProof/>
                  </w:rPr>
                  <w:instrText xml:space="preserve"> </w:instrText>
                </w:r>
                <w:r w:rsidR="005A5FC6" w:rsidRPr="007B50E5">
                  <w:rPr>
                    <w:rStyle w:val="Hipervnculo"/>
                    <w:noProof/>
                  </w:rPr>
                </w:r>
                <w:r w:rsidR="005A5FC6" w:rsidRPr="007B50E5">
                  <w:rPr>
                    <w:rStyle w:val="Hipervnculo"/>
                    <w:noProof/>
                  </w:rPr>
                  <w:fldChar w:fldCharType="separate"/>
                </w:r>
                <w:r w:rsidR="005A5FC6" w:rsidRPr="007B50E5">
                  <w:rPr>
                    <w:rStyle w:val="Hipervnculo"/>
                    <w:rFonts w:ascii="Segoe UI Light" w:hAnsi="Segoe UI Light" w:cs="Segoe UI Light"/>
                    <w:b/>
                    <w:bCs/>
                    <w:noProof/>
                  </w:rPr>
                  <w:t>INTRODUCCIÓN</w:t>
                </w:r>
                <w:r w:rsidR="005A5FC6">
                  <w:rPr>
                    <w:noProof/>
                    <w:webHidden/>
                  </w:rPr>
                  <w:tab/>
                </w:r>
                <w:r w:rsidR="005A5FC6">
                  <w:rPr>
                    <w:noProof/>
                    <w:webHidden/>
                  </w:rPr>
                  <w:fldChar w:fldCharType="begin"/>
                </w:r>
                <w:r w:rsidR="005A5FC6">
                  <w:rPr>
                    <w:noProof/>
                    <w:webHidden/>
                  </w:rPr>
                  <w:instrText xml:space="preserve"> PAGEREF _Toc213764890 \h </w:instrText>
                </w:r>
              </w:ins>
              <w:r w:rsidR="005A5FC6">
                <w:rPr>
                  <w:noProof/>
                  <w:webHidden/>
                </w:rPr>
              </w:r>
              <w:ins w:id="2" w:author="Karina Stapfer Jara" w:date="2025-11-11T14:47:00Z" w16du:dateUtc="2025-11-11T17:47:00Z">
                <w:r w:rsidR="005A5FC6">
                  <w:rPr>
                    <w:noProof/>
                    <w:webHidden/>
                  </w:rPr>
                  <w:fldChar w:fldCharType="separate"/>
                </w:r>
                <w:r w:rsidR="005A5FC6">
                  <w:rPr>
                    <w:noProof/>
                    <w:webHidden/>
                  </w:rPr>
                  <w:t>2</w:t>
                </w:r>
                <w:r w:rsidR="005A5FC6">
                  <w:rPr>
                    <w:noProof/>
                    <w:webHidden/>
                  </w:rPr>
                  <w:fldChar w:fldCharType="end"/>
                </w:r>
                <w:r w:rsidR="005A5FC6" w:rsidRPr="007B50E5">
                  <w:rPr>
                    <w:rStyle w:val="Hipervnculo"/>
                    <w:noProof/>
                  </w:rPr>
                  <w:fldChar w:fldCharType="end"/>
                </w:r>
              </w:ins>
            </w:p>
            <w:p w14:paraId="087F04BC" w14:textId="02361D57" w:rsidR="005A5FC6" w:rsidRDefault="005A5FC6">
              <w:pPr>
                <w:pStyle w:val="TDC1"/>
                <w:tabs>
                  <w:tab w:val="right" w:leader="dot" w:pos="8828"/>
                </w:tabs>
                <w:rPr>
                  <w:ins w:id="3" w:author="Karina Stapfer Jara" w:date="2025-11-11T14:47:00Z" w16du:dateUtc="2025-11-11T17:47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val="es-CL" w:eastAsia="es-CL" w:bidi="ar-SA"/>
                  <w14:ligatures w14:val="standardContextual"/>
                </w:rPr>
              </w:pPr>
              <w:ins w:id="4" w:author="Karina Stapfer Jara" w:date="2025-11-11T14:47:00Z" w16du:dateUtc="2025-11-11T17:47:00Z">
                <w:r w:rsidRPr="007B50E5">
                  <w:rPr>
                    <w:rStyle w:val="Hipervnculo"/>
                    <w:noProof/>
                  </w:rPr>
                  <w:fldChar w:fldCharType="begin"/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>
                  <w:rPr>
                    <w:noProof/>
                  </w:rPr>
                  <w:instrText>HYPERLINK \l "_Toc213764891"</w:instrText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 w:rsidRPr="007B50E5">
                  <w:rPr>
                    <w:rStyle w:val="Hipervnculo"/>
                    <w:noProof/>
                  </w:rPr>
                </w:r>
                <w:r w:rsidRPr="007B50E5">
                  <w:rPr>
                    <w:rStyle w:val="Hipervnculo"/>
                    <w:noProof/>
                  </w:rPr>
                  <w:fldChar w:fldCharType="separate"/>
                </w:r>
                <w:r w:rsidRPr="007B50E5">
                  <w:rPr>
                    <w:rStyle w:val="Hipervnculo"/>
                    <w:rFonts w:ascii="Segoe UI Light" w:hAnsi="Segoe UI Light" w:cs="Segoe UI Light"/>
                    <w:b/>
                    <w:bCs/>
                    <w:noProof/>
                  </w:rPr>
                  <w:t>ALCANCE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_Toc213764891 \h </w:instrText>
                </w:r>
              </w:ins>
              <w:r>
                <w:rPr>
                  <w:noProof/>
                  <w:webHidden/>
                </w:rPr>
              </w:r>
              <w:ins w:id="5" w:author="Karina Stapfer Jara" w:date="2025-11-11T14:47:00Z" w16du:dateUtc="2025-11-11T17:47:00Z"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  <w:r w:rsidRPr="007B50E5">
                  <w:rPr>
                    <w:rStyle w:val="Hipervnculo"/>
                    <w:noProof/>
                  </w:rPr>
                  <w:fldChar w:fldCharType="end"/>
                </w:r>
              </w:ins>
            </w:p>
            <w:p w14:paraId="0BE55AD2" w14:textId="186EA488" w:rsidR="005A5FC6" w:rsidRDefault="005A5FC6">
              <w:pPr>
                <w:pStyle w:val="TDC1"/>
                <w:tabs>
                  <w:tab w:val="right" w:leader="dot" w:pos="8828"/>
                </w:tabs>
                <w:rPr>
                  <w:ins w:id="6" w:author="Karina Stapfer Jara" w:date="2025-11-11T14:47:00Z" w16du:dateUtc="2025-11-11T17:47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val="es-CL" w:eastAsia="es-CL" w:bidi="ar-SA"/>
                  <w14:ligatures w14:val="standardContextual"/>
                </w:rPr>
              </w:pPr>
              <w:ins w:id="7" w:author="Karina Stapfer Jara" w:date="2025-11-11T14:47:00Z" w16du:dateUtc="2025-11-11T17:47:00Z">
                <w:r w:rsidRPr="007B50E5">
                  <w:rPr>
                    <w:rStyle w:val="Hipervnculo"/>
                    <w:noProof/>
                  </w:rPr>
                  <w:fldChar w:fldCharType="begin"/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>
                  <w:rPr>
                    <w:noProof/>
                  </w:rPr>
                  <w:instrText>HYPERLINK \l "_Toc213764892"</w:instrText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 w:rsidRPr="007B50E5">
                  <w:rPr>
                    <w:rStyle w:val="Hipervnculo"/>
                    <w:noProof/>
                  </w:rPr>
                </w:r>
                <w:r w:rsidRPr="007B50E5">
                  <w:rPr>
                    <w:rStyle w:val="Hipervnculo"/>
                    <w:noProof/>
                  </w:rPr>
                  <w:fldChar w:fldCharType="separate"/>
                </w:r>
                <w:r w:rsidRPr="007B50E5">
                  <w:rPr>
                    <w:rStyle w:val="Hipervnculo"/>
                    <w:rFonts w:ascii="Segoe UI Light" w:hAnsi="Segoe UI Light" w:cs="Segoe UI Light"/>
                    <w:b/>
                    <w:bCs/>
                    <w:noProof/>
                  </w:rPr>
                  <w:t>DESCRIPCIÓN DEL APLICATIVO DE VALIDACIÓN REM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_Toc213764892 \h </w:instrText>
                </w:r>
              </w:ins>
              <w:r>
                <w:rPr>
                  <w:noProof/>
                  <w:webHidden/>
                </w:rPr>
              </w:r>
              <w:ins w:id="8" w:author="Karina Stapfer Jara" w:date="2025-11-11T14:47:00Z" w16du:dateUtc="2025-11-11T17:47:00Z"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  <w:r w:rsidRPr="007B50E5">
                  <w:rPr>
                    <w:rStyle w:val="Hipervnculo"/>
                    <w:noProof/>
                  </w:rPr>
                  <w:fldChar w:fldCharType="end"/>
                </w:r>
              </w:ins>
            </w:p>
            <w:p w14:paraId="78D9D871" w14:textId="18CD3B66" w:rsidR="005A5FC6" w:rsidRDefault="005A5FC6">
              <w:pPr>
                <w:pStyle w:val="TDC1"/>
                <w:tabs>
                  <w:tab w:val="right" w:leader="dot" w:pos="8828"/>
                </w:tabs>
                <w:rPr>
                  <w:ins w:id="9" w:author="Karina Stapfer Jara" w:date="2025-11-11T14:47:00Z" w16du:dateUtc="2025-11-11T17:47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val="es-CL" w:eastAsia="es-CL" w:bidi="ar-SA"/>
                  <w14:ligatures w14:val="standardContextual"/>
                </w:rPr>
              </w:pPr>
              <w:ins w:id="10" w:author="Karina Stapfer Jara" w:date="2025-11-11T14:47:00Z" w16du:dateUtc="2025-11-11T17:47:00Z">
                <w:r w:rsidRPr="007B50E5">
                  <w:rPr>
                    <w:rStyle w:val="Hipervnculo"/>
                    <w:noProof/>
                  </w:rPr>
                  <w:fldChar w:fldCharType="begin"/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>
                  <w:rPr>
                    <w:noProof/>
                  </w:rPr>
                  <w:instrText>HYPERLINK \l "_Toc213764893"</w:instrText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 w:rsidRPr="007B50E5">
                  <w:rPr>
                    <w:rStyle w:val="Hipervnculo"/>
                    <w:noProof/>
                  </w:rPr>
                </w:r>
                <w:r w:rsidRPr="007B50E5">
                  <w:rPr>
                    <w:rStyle w:val="Hipervnculo"/>
                    <w:noProof/>
                  </w:rPr>
                  <w:fldChar w:fldCharType="separate"/>
                </w:r>
                <w:r w:rsidRPr="007B50E5">
                  <w:rPr>
                    <w:rStyle w:val="Hipervnculo"/>
                    <w:rFonts w:ascii="Segoe UI Light" w:hAnsi="Segoe UI Light" w:cs="Segoe UI Light"/>
                    <w:b/>
                    <w:bCs/>
                    <w:noProof/>
                  </w:rPr>
                  <w:t>EJECUCIÓN DEL APLICATIVO DE VALIDACIÓN REM: Inicio del Proceso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_Toc213764893 \h </w:instrText>
                </w:r>
              </w:ins>
              <w:r>
                <w:rPr>
                  <w:noProof/>
                  <w:webHidden/>
                </w:rPr>
              </w:r>
              <w:ins w:id="11" w:author="Karina Stapfer Jara" w:date="2025-11-11T14:47:00Z" w16du:dateUtc="2025-11-11T17:47:00Z"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  <w:r w:rsidRPr="007B50E5">
                  <w:rPr>
                    <w:rStyle w:val="Hipervnculo"/>
                    <w:noProof/>
                  </w:rPr>
                  <w:fldChar w:fldCharType="end"/>
                </w:r>
              </w:ins>
            </w:p>
            <w:p w14:paraId="5851630E" w14:textId="1E605257" w:rsidR="005A5FC6" w:rsidRDefault="005A5FC6">
              <w:pPr>
                <w:pStyle w:val="TDC1"/>
                <w:tabs>
                  <w:tab w:val="right" w:leader="dot" w:pos="8828"/>
                </w:tabs>
                <w:rPr>
                  <w:ins w:id="12" w:author="Karina Stapfer Jara" w:date="2025-11-11T14:47:00Z" w16du:dateUtc="2025-11-11T17:47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val="es-CL" w:eastAsia="es-CL" w:bidi="ar-SA"/>
                  <w14:ligatures w14:val="standardContextual"/>
                </w:rPr>
              </w:pPr>
              <w:ins w:id="13" w:author="Karina Stapfer Jara" w:date="2025-11-11T14:47:00Z" w16du:dateUtc="2025-11-11T17:47:00Z">
                <w:r w:rsidRPr="007B50E5">
                  <w:rPr>
                    <w:rStyle w:val="Hipervnculo"/>
                    <w:noProof/>
                  </w:rPr>
                  <w:fldChar w:fldCharType="begin"/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>
                  <w:rPr>
                    <w:noProof/>
                  </w:rPr>
                  <w:instrText>HYPERLINK \l "_Toc213764894"</w:instrText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 w:rsidRPr="007B50E5">
                  <w:rPr>
                    <w:rStyle w:val="Hipervnculo"/>
                    <w:noProof/>
                  </w:rPr>
                </w:r>
                <w:r w:rsidRPr="007B50E5">
                  <w:rPr>
                    <w:rStyle w:val="Hipervnculo"/>
                    <w:noProof/>
                  </w:rPr>
                  <w:fldChar w:fldCharType="separate"/>
                </w:r>
                <w:r w:rsidRPr="007B50E5">
                  <w:rPr>
                    <w:rStyle w:val="Hipervnculo"/>
                    <w:rFonts w:ascii="Segoe UI Light" w:hAnsi="Segoe UI Light" w:cs="Segoe UI Light"/>
                    <w:b/>
                    <w:bCs/>
                    <w:noProof/>
                  </w:rPr>
                  <w:t>EJECUCIÓN DEL APLICATIVO DE VALIDACIÓN REM: Archivos de Salida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_Toc213764894 \h </w:instrText>
                </w:r>
              </w:ins>
              <w:r>
                <w:rPr>
                  <w:noProof/>
                  <w:webHidden/>
                </w:rPr>
              </w:r>
              <w:ins w:id="14" w:author="Karina Stapfer Jara" w:date="2025-11-11T14:47:00Z" w16du:dateUtc="2025-11-11T17:47:00Z"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  <w:r w:rsidRPr="007B50E5">
                  <w:rPr>
                    <w:rStyle w:val="Hipervnculo"/>
                    <w:noProof/>
                  </w:rPr>
                  <w:fldChar w:fldCharType="end"/>
                </w:r>
              </w:ins>
            </w:p>
            <w:p w14:paraId="4552019A" w14:textId="6ACCF4D9" w:rsidR="005A5FC6" w:rsidRDefault="005A5FC6">
              <w:pPr>
                <w:pStyle w:val="TDC1"/>
                <w:tabs>
                  <w:tab w:val="right" w:leader="dot" w:pos="8828"/>
                </w:tabs>
                <w:rPr>
                  <w:ins w:id="15" w:author="Karina Stapfer Jara" w:date="2025-11-11T14:47:00Z" w16du:dateUtc="2025-11-11T17:47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val="es-CL" w:eastAsia="es-CL" w:bidi="ar-SA"/>
                  <w14:ligatures w14:val="standardContextual"/>
                </w:rPr>
              </w:pPr>
              <w:ins w:id="16" w:author="Karina Stapfer Jara" w:date="2025-11-11T14:47:00Z" w16du:dateUtc="2025-11-11T17:47:00Z">
                <w:r w:rsidRPr="007B50E5">
                  <w:rPr>
                    <w:rStyle w:val="Hipervnculo"/>
                    <w:noProof/>
                  </w:rPr>
                  <w:fldChar w:fldCharType="begin"/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>
                  <w:rPr>
                    <w:noProof/>
                  </w:rPr>
                  <w:instrText>HYPERLINK \l "_Toc213764895"</w:instrText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 w:rsidRPr="007B50E5">
                  <w:rPr>
                    <w:rStyle w:val="Hipervnculo"/>
                    <w:noProof/>
                  </w:rPr>
                </w:r>
                <w:r w:rsidRPr="007B50E5">
                  <w:rPr>
                    <w:rStyle w:val="Hipervnculo"/>
                    <w:noProof/>
                  </w:rPr>
                  <w:fldChar w:fldCharType="separate"/>
                </w:r>
                <w:r w:rsidRPr="007B50E5">
                  <w:rPr>
                    <w:rStyle w:val="Hipervnculo"/>
                    <w:rFonts w:ascii="Segoe UI Light" w:hAnsi="Segoe UI Light" w:cs="Segoe UI Light"/>
                    <w:b/>
                    <w:bCs/>
                    <w:noProof/>
                  </w:rPr>
                  <w:t>EJECUCIÓN DEL APLICATIVO DE VALIDACIÓN REM: Directorios y archivos de salida de configuración.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_Toc213764895 \h </w:instrText>
                </w:r>
              </w:ins>
              <w:r>
                <w:rPr>
                  <w:noProof/>
                  <w:webHidden/>
                </w:rPr>
              </w:r>
              <w:ins w:id="17" w:author="Karina Stapfer Jara" w:date="2025-11-11T14:47:00Z" w16du:dateUtc="2025-11-11T17:47:00Z"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  <w:r w:rsidRPr="007B50E5">
                  <w:rPr>
                    <w:rStyle w:val="Hipervnculo"/>
                    <w:noProof/>
                  </w:rPr>
                  <w:fldChar w:fldCharType="end"/>
                </w:r>
              </w:ins>
            </w:p>
            <w:p w14:paraId="7CA39B2A" w14:textId="1443913C" w:rsidR="0028446E" w:rsidRPr="0028446E" w:rsidRDefault="0028446E" w:rsidP="0028446E">
              <w:pPr>
                <w:spacing w:line="360" w:lineRule="auto"/>
                <w:rPr>
                  <w:rFonts w:ascii="Segoe UI Light" w:hAnsi="Segoe UI Light" w:cs="Segoe UI Light"/>
                  <w:b/>
                  <w:bCs/>
                </w:rPr>
              </w:pPr>
              <w:r w:rsidRPr="0028446E">
                <w:rPr>
                  <w:rFonts w:ascii="Segoe UI Light" w:hAnsi="Segoe UI Light" w:cs="Segoe UI Light"/>
                  <w:sz w:val="20"/>
                  <w:szCs w:val="20"/>
                </w:rPr>
                <w:fldChar w:fldCharType="end"/>
              </w:r>
            </w:p>
          </w:sdtContent>
        </w:sdt>
        <w:p w14:paraId="0F657D28" w14:textId="77777777" w:rsidR="00DD49EE" w:rsidRPr="00A21257" w:rsidRDefault="00DD49EE"/>
        <w:p w14:paraId="36FF83DB" w14:textId="77777777" w:rsidR="006A4850" w:rsidRDefault="006A4850" w:rsidP="0028446E"/>
        <w:p w14:paraId="4EBB13A3" w14:textId="77777777" w:rsidR="006A4850" w:rsidRDefault="006A4850" w:rsidP="0028446E"/>
        <w:p w14:paraId="191B5722" w14:textId="77777777" w:rsidR="006A4850" w:rsidRDefault="006A4850" w:rsidP="0028446E"/>
        <w:p w14:paraId="66C4BEAA" w14:textId="77777777" w:rsidR="006A4850" w:rsidRDefault="006A4850" w:rsidP="0028446E"/>
        <w:p w14:paraId="5D76F95A" w14:textId="77777777" w:rsidR="006A4850" w:rsidRDefault="006A4850" w:rsidP="0028446E"/>
        <w:p w14:paraId="5F69ADC3" w14:textId="77777777" w:rsidR="006A4850" w:rsidRDefault="006A4850" w:rsidP="0028446E"/>
        <w:p w14:paraId="3CE6A030" w14:textId="77777777" w:rsidR="006A4850" w:rsidRDefault="006A4850" w:rsidP="0028446E"/>
        <w:p w14:paraId="622EFDB4" w14:textId="77777777" w:rsidR="006A4850" w:rsidRDefault="006A4850" w:rsidP="0028446E"/>
        <w:p w14:paraId="6D0B6F6A" w14:textId="77777777" w:rsidR="006A4850" w:rsidRDefault="006A4850" w:rsidP="0028446E"/>
        <w:p w14:paraId="19E0C9C0" w14:textId="77777777" w:rsidR="006A4850" w:rsidRDefault="006A4850" w:rsidP="0028446E"/>
        <w:p w14:paraId="437F11F1" w14:textId="6ABE1963" w:rsidR="00281CA1" w:rsidRPr="00A21257" w:rsidRDefault="00000000" w:rsidP="0028446E"/>
      </w:sdtContent>
    </w:sdt>
    <w:p w14:paraId="655191B8" w14:textId="059AC38A" w:rsidR="006A4850" w:rsidRPr="006A4850" w:rsidRDefault="006A4850" w:rsidP="006A4850">
      <w:pPr>
        <w:jc w:val="right"/>
        <w:rPr>
          <w:rFonts w:ascii="Segoe UI Light" w:hAnsi="Segoe UI Light" w:cs="Segoe UI Light"/>
          <w:caps/>
          <w:color w:val="000000" w:themeColor="text1"/>
          <w:sz w:val="18"/>
          <w:szCs w:val="18"/>
        </w:rPr>
      </w:pPr>
      <w:r w:rsidRPr="006A4850">
        <w:rPr>
          <w:rFonts w:ascii="Segoe UI Light" w:hAnsi="Segoe UI Light" w:cs="Segoe UI Light"/>
          <w:b/>
          <w:bCs/>
          <w:caps/>
          <w:color w:val="000000" w:themeColor="text1"/>
          <w:sz w:val="18"/>
          <w:szCs w:val="18"/>
        </w:rPr>
        <w:t>Elaborado por</w:t>
      </w:r>
      <w:r w:rsidRPr="006A4850">
        <w:rPr>
          <w:rFonts w:ascii="Segoe UI Light" w:hAnsi="Segoe UI Light" w:cs="Segoe UI Light"/>
          <w:caps/>
          <w:color w:val="000000" w:themeColor="text1"/>
          <w:sz w:val="18"/>
          <w:szCs w:val="18"/>
        </w:rPr>
        <w:t xml:space="preserve">: </w:t>
      </w:r>
      <w:r w:rsidR="00371811">
        <w:rPr>
          <w:rFonts w:ascii="Segoe UI Light" w:hAnsi="Segoe UI Light" w:cs="Segoe UI Light"/>
          <w:caps/>
          <w:color w:val="000000" w:themeColor="text1"/>
          <w:sz w:val="18"/>
          <w:szCs w:val="18"/>
        </w:rPr>
        <w:t>ROLANDO CIFUENTES</w:t>
      </w:r>
      <w:r w:rsidRPr="006A4850">
        <w:rPr>
          <w:rFonts w:ascii="Segoe UI Light" w:hAnsi="Segoe UI Light" w:cs="Segoe UI Light"/>
          <w:caps/>
          <w:color w:val="000000" w:themeColor="text1"/>
          <w:sz w:val="18"/>
          <w:szCs w:val="18"/>
        </w:rPr>
        <w:t>,</w:t>
      </w:r>
      <w:r w:rsidR="00371811">
        <w:rPr>
          <w:rFonts w:ascii="Segoe UI Light" w:hAnsi="Segoe UI Light" w:cs="Segoe UI Light"/>
          <w:caps/>
          <w:color w:val="000000" w:themeColor="text1"/>
          <w:sz w:val="18"/>
          <w:szCs w:val="18"/>
        </w:rPr>
        <w:t xml:space="preserve"> ING. INFORMÁTICO, REFERENTE DESARROLLOS</w:t>
      </w:r>
      <w:r w:rsidRPr="006A4850">
        <w:rPr>
          <w:rFonts w:ascii="Segoe UI Light" w:hAnsi="Segoe UI Light" w:cs="Segoe UI Light"/>
          <w:caps/>
          <w:color w:val="000000" w:themeColor="text1"/>
          <w:sz w:val="18"/>
          <w:szCs w:val="18"/>
        </w:rPr>
        <w:t xml:space="preserve"> Subdepartamento de estadísticaS Y REGISTROS </w:t>
      </w:r>
    </w:p>
    <w:p w14:paraId="05501DF5" w14:textId="77777777" w:rsidR="006A4850" w:rsidRPr="006A4850" w:rsidRDefault="006A4850" w:rsidP="006A4850">
      <w:pPr>
        <w:pStyle w:val="Sinespaciado"/>
        <w:spacing w:before="40" w:after="40"/>
        <w:jc w:val="right"/>
        <w:rPr>
          <w:rFonts w:ascii="Segoe UI Light" w:hAnsi="Segoe UI Light" w:cs="Segoe UI Light"/>
          <w:caps/>
          <w:color w:val="000000" w:themeColor="text1"/>
          <w:sz w:val="18"/>
          <w:szCs w:val="18"/>
        </w:rPr>
      </w:pPr>
      <w:r w:rsidRPr="006A4850">
        <w:rPr>
          <w:rFonts w:ascii="Segoe UI Light" w:hAnsi="Segoe UI Light" w:cs="Segoe UI Light"/>
          <w:b/>
          <w:bCs/>
          <w:caps/>
          <w:color w:val="000000" w:themeColor="text1"/>
          <w:sz w:val="18"/>
          <w:szCs w:val="18"/>
        </w:rPr>
        <w:t>Revisado por:</w:t>
      </w:r>
      <w:r w:rsidRPr="006A4850">
        <w:rPr>
          <w:rFonts w:ascii="Segoe UI Light" w:hAnsi="Segoe UI Light" w:cs="Segoe UI Light"/>
          <w:caps/>
          <w:color w:val="000000" w:themeColor="text1"/>
          <w:sz w:val="18"/>
          <w:szCs w:val="18"/>
        </w:rPr>
        <w:t xml:space="preserve"> KARINA STAPFER, jefa Subdepartamento de estadísticaS Y REGISTROS </w:t>
      </w:r>
    </w:p>
    <w:p w14:paraId="6D99F8DF" w14:textId="77777777" w:rsidR="006A4850" w:rsidRPr="006A4850" w:rsidRDefault="006A4850" w:rsidP="006A4850">
      <w:pPr>
        <w:jc w:val="right"/>
        <w:rPr>
          <w:rFonts w:ascii="Segoe UI Light" w:hAnsi="Segoe UI Light" w:cs="Segoe UI Light"/>
          <w:i/>
          <w:iCs/>
        </w:rPr>
      </w:pPr>
      <w:r w:rsidRPr="006A4850">
        <w:rPr>
          <w:rFonts w:ascii="Segoe UI Light" w:hAnsi="Segoe UI Light" w:cs="Segoe UI Light"/>
          <w:caps/>
          <w:color w:val="000000" w:themeColor="text1"/>
          <w:sz w:val="18"/>
          <w:szCs w:val="18"/>
        </w:rPr>
        <w:t>rodrigo espinoza, jefe departamento de inteligencia asistencial</w:t>
      </w:r>
    </w:p>
    <w:p w14:paraId="7CE01D0B" w14:textId="46ED7E0B" w:rsidR="00DD49EE" w:rsidDel="005A5FC6" w:rsidRDefault="00DD49EE">
      <w:pPr>
        <w:rPr>
          <w:del w:id="18" w:author="Karina Stapfer Jara" w:date="2025-11-11T14:48:00Z" w16du:dateUtc="2025-11-11T17:48:00Z"/>
          <w:b/>
          <w:bCs/>
          <w:color w:val="2E74B5" w:themeColor="accent1" w:themeShade="BF"/>
          <w:sz w:val="28"/>
          <w:szCs w:val="28"/>
        </w:rPr>
      </w:pPr>
    </w:p>
    <w:p w14:paraId="013A189F" w14:textId="77777777" w:rsidR="006A4850" w:rsidDel="005A5FC6" w:rsidRDefault="006A4850">
      <w:pPr>
        <w:rPr>
          <w:del w:id="19" w:author="Karina Stapfer Jara" w:date="2025-11-11T14:48:00Z" w16du:dateUtc="2025-11-11T17:48:00Z"/>
          <w:b/>
          <w:bCs/>
          <w:color w:val="2E74B5" w:themeColor="accent1" w:themeShade="BF"/>
          <w:sz w:val="28"/>
          <w:szCs w:val="28"/>
        </w:rPr>
      </w:pPr>
    </w:p>
    <w:p w14:paraId="6B8372CF" w14:textId="77777777" w:rsidR="006A4850" w:rsidRPr="00A21257" w:rsidDel="005A5FC6" w:rsidRDefault="006A4850">
      <w:pPr>
        <w:rPr>
          <w:del w:id="20" w:author="Karina Stapfer Jara" w:date="2025-11-11T14:48:00Z" w16du:dateUtc="2025-11-11T17:48:00Z"/>
          <w:b/>
          <w:bCs/>
          <w:color w:val="2E74B5" w:themeColor="accent1" w:themeShade="BF"/>
          <w:sz w:val="28"/>
          <w:szCs w:val="28"/>
        </w:rPr>
      </w:pPr>
    </w:p>
    <w:p w14:paraId="5BC46899" w14:textId="5E269997" w:rsidR="00586403" w:rsidRPr="00C31F9A" w:rsidRDefault="00C31F9A" w:rsidP="00C31F9A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bookmarkStart w:id="21" w:name="_Toc201653894"/>
      <w:bookmarkStart w:id="22" w:name="_Toc213764890"/>
      <w:r w:rsidRPr="00C31F9A">
        <w:rPr>
          <w:rFonts w:ascii="Segoe UI Light" w:hAnsi="Segoe UI Light" w:cs="Segoe UI Light"/>
          <w:b/>
          <w:bCs/>
          <w:sz w:val="20"/>
          <w:szCs w:val="20"/>
        </w:rPr>
        <w:t>INTRODUCCIÓN</w:t>
      </w:r>
      <w:bookmarkEnd w:id="21"/>
      <w:bookmarkEnd w:id="22"/>
    </w:p>
    <w:p w14:paraId="707B655D" w14:textId="327B6E0D" w:rsidR="00BF798F" w:rsidRDefault="00371811" w:rsidP="00371811">
      <w:pPr>
        <w:spacing w:line="276" w:lineRule="auto"/>
        <w:jc w:val="both"/>
        <w:rPr>
          <w:rFonts w:ascii="Segoe UI Light" w:hAnsi="Segoe UI Light" w:cs="Segoe UI Light"/>
          <w:sz w:val="20"/>
          <w:szCs w:val="20"/>
        </w:rPr>
      </w:pPr>
      <w:r w:rsidRPr="00371811">
        <w:rPr>
          <w:rFonts w:ascii="Segoe UI Light" w:hAnsi="Segoe UI Light" w:cs="Segoe UI Light"/>
          <w:sz w:val="20"/>
          <w:szCs w:val="20"/>
        </w:rPr>
        <w:t xml:space="preserve">El aplicativo de validación de registro estadístico mensual </w:t>
      </w:r>
      <w:r>
        <w:rPr>
          <w:rFonts w:ascii="Segoe UI Light" w:hAnsi="Segoe UI Light" w:cs="Segoe UI Light"/>
          <w:sz w:val="20"/>
          <w:szCs w:val="20"/>
        </w:rPr>
        <w:t xml:space="preserve">(REM) </w:t>
      </w:r>
      <w:r w:rsidRPr="00371811">
        <w:rPr>
          <w:rFonts w:ascii="Segoe UI Light" w:hAnsi="Segoe UI Light" w:cs="Segoe UI Light"/>
          <w:sz w:val="20"/>
          <w:szCs w:val="20"/>
        </w:rPr>
        <w:t>en salud ha sido desarrollado con el objetivo de optimizar la revisión, consistencia y calidad de los datos reportados por los establecimientos de salud. Esta herramienta permite detectar errores, inconsistencias y omisiones en los registros, facilitando la validación oportuna de la información antes de su envío oficial. De esta manera, se fortalece la confiabilidad de las estadísticas sanitarias y se contribuye a una mejor toma de decisiones en el ámbito de la gestión en salud.</w:t>
      </w:r>
    </w:p>
    <w:p w14:paraId="2E7A93E7" w14:textId="77777777" w:rsidR="006A4850" w:rsidRDefault="006A4850" w:rsidP="00D71215">
      <w:pPr>
        <w:spacing w:line="276" w:lineRule="auto"/>
        <w:jc w:val="center"/>
        <w:rPr>
          <w:rFonts w:ascii="Segoe UI Light" w:hAnsi="Segoe UI Light" w:cs="Segoe UI Light"/>
          <w:sz w:val="20"/>
          <w:szCs w:val="20"/>
        </w:rPr>
      </w:pPr>
    </w:p>
    <w:p w14:paraId="1F3357D7" w14:textId="336C5F67" w:rsidR="00371811" w:rsidRDefault="00371811" w:rsidP="00371811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bookmarkStart w:id="23" w:name="_Toc213764891"/>
      <w:r>
        <w:rPr>
          <w:rFonts w:ascii="Segoe UI Light" w:hAnsi="Segoe UI Light" w:cs="Segoe UI Light"/>
          <w:b/>
          <w:bCs/>
          <w:sz w:val="20"/>
          <w:szCs w:val="20"/>
        </w:rPr>
        <w:t>ALCANCE</w:t>
      </w:r>
      <w:bookmarkEnd w:id="23"/>
    </w:p>
    <w:p w14:paraId="2E4A0782" w14:textId="106FF508" w:rsidR="006A4850" w:rsidRDefault="00371811" w:rsidP="00371811">
      <w:pPr>
        <w:spacing w:line="276" w:lineRule="auto"/>
        <w:jc w:val="both"/>
        <w:rPr>
          <w:rFonts w:ascii="Segoe UI Light" w:hAnsi="Segoe UI Light" w:cs="Segoe UI Light"/>
          <w:sz w:val="20"/>
          <w:szCs w:val="20"/>
        </w:rPr>
      </w:pPr>
      <w:r w:rsidRPr="00371811">
        <w:rPr>
          <w:rFonts w:ascii="Segoe UI Light" w:hAnsi="Segoe UI Light" w:cs="Segoe UI Light"/>
          <w:sz w:val="20"/>
          <w:szCs w:val="20"/>
        </w:rPr>
        <w:t>El aplicativo está diseñado para ser utilizado en todos los establecimientos de la red asistencial, tanto de atención primaria como secundaria, facilitando la validación y consolidación de la información estadística mensual</w:t>
      </w:r>
      <w:r>
        <w:rPr>
          <w:rFonts w:ascii="Segoe UI Light" w:hAnsi="Segoe UI Light" w:cs="Segoe UI Light"/>
          <w:sz w:val="20"/>
          <w:szCs w:val="20"/>
        </w:rPr>
        <w:t xml:space="preserve"> previo al envío oficial al Subdepartamento de Estadística y Registros del Servicio de Salud Metropolitano Central. </w:t>
      </w:r>
    </w:p>
    <w:p w14:paraId="4BE0D318" w14:textId="6705675F" w:rsidR="00371811" w:rsidRDefault="00371811" w:rsidP="00371811">
      <w:pPr>
        <w:spacing w:line="276" w:lineRule="auto"/>
        <w:jc w:val="both"/>
        <w:rPr>
          <w:rFonts w:ascii="Segoe UI Light" w:hAnsi="Segoe UI Light" w:cs="Segoe UI Light"/>
          <w:sz w:val="20"/>
          <w:szCs w:val="20"/>
        </w:rPr>
      </w:pPr>
      <w:r>
        <w:rPr>
          <w:rFonts w:ascii="Segoe UI Light" w:hAnsi="Segoe UI Light" w:cs="Segoe UI Light"/>
          <w:sz w:val="20"/>
          <w:szCs w:val="20"/>
        </w:rPr>
        <w:t>Así mismo es una herramienta que será utilizada para analizar y monitorear los datos desde el Subdepartamento de Estadística y Registros del Servicio de Salud Metropolitano Central una vez recibidos los archivos tanto en el periodo</w:t>
      </w:r>
      <w:r w:rsidR="005A5FC6">
        <w:rPr>
          <w:rFonts w:ascii="Segoe UI Light" w:hAnsi="Segoe UI Light" w:cs="Segoe UI Light"/>
          <w:sz w:val="20"/>
          <w:szCs w:val="20"/>
        </w:rPr>
        <w:t xml:space="preserve"> estadístico</w:t>
      </w:r>
      <w:r>
        <w:rPr>
          <w:rFonts w:ascii="Segoe UI Light" w:hAnsi="Segoe UI Light" w:cs="Segoe UI Light"/>
          <w:sz w:val="20"/>
          <w:szCs w:val="20"/>
        </w:rPr>
        <w:t xml:space="preserve"> en curso como en correcciones REM.</w:t>
      </w:r>
    </w:p>
    <w:p w14:paraId="5D788537" w14:textId="0B0F1D15" w:rsidR="00371811" w:rsidRDefault="00371811" w:rsidP="00371811">
      <w:pPr>
        <w:spacing w:line="276" w:lineRule="auto"/>
        <w:jc w:val="both"/>
        <w:rPr>
          <w:rFonts w:ascii="Segoe UI Light" w:hAnsi="Segoe UI Light" w:cs="Segoe UI Light"/>
          <w:sz w:val="20"/>
          <w:szCs w:val="20"/>
        </w:rPr>
      </w:pPr>
    </w:p>
    <w:p w14:paraId="5D2454A2" w14:textId="24E84938" w:rsidR="00D955BF" w:rsidRPr="008C616B" w:rsidRDefault="00371811" w:rsidP="008C616B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bookmarkStart w:id="24" w:name="_Toc213764892"/>
      <w:r>
        <w:rPr>
          <w:rFonts w:ascii="Segoe UI Light" w:hAnsi="Segoe UI Light" w:cs="Segoe UI Light"/>
          <w:b/>
          <w:bCs/>
          <w:sz w:val="20"/>
          <w:szCs w:val="20"/>
        </w:rPr>
        <w:t>DESCRIPCIÓN DEL APLICATIVO DE VALIDACIÓN REM</w:t>
      </w:r>
      <w:bookmarkEnd w:id="24"/>
    </w:p>
    <w:p w14:paraId="654840B6" w14:textId="10CD093E" w:rsidR="008C616B" w:rsidRDefault="00D955BF" w:rsidP="008C616B">
      <w:pPr>
        <w:pStyle w:val="Prrafodelista"/>
        <w:numPr>
          <w:ilvl w:val="0"/>
          <w:numId w:val="12"/>
        </w:numPr>
        <w:rPr>
          <w:u w:val="single"/>
        </w:rPr>
      </w:pPr>
      <w:r w:rsidRPr="008C616B">
        <w:rPr>
          <w:u w:val="single"/>
        </w:rPr>
        <w:t>OBJETIVOS:</w:t>
      </w:r>
    </w:p>
    <w:p w14:paraId="27D4998B" w14:textId="77777777" w:rsidR="00D955BF" w:rsidRPr="008C616B" w:rsidRDefault="00D955BF" w:rsidP="00D955BF">
      <w:pPr>
        <w:pStyle w:val="Prrafodelista"/>
        <w:rPr>
          <w:u w:val="single"/>
        </w:rPr>
      </w:pPr>
    </w:p>
    <w:p w14:paraId="1FE76055" w14:textId="77777777" w:rsidR="008C616B" w:rsidRDefault="008C616B" w:rsidP="008C616B">
      <w:pPr>
        <w:pStyle w:val="Prrafodelista"/>
        <w:numPr>
          <w:ilvl w:val="0"/>
          <w:numId w:val="10"/>
        </w:numPr>
        <w:spacing w:after="160" w:line="278" w:lineRule="auto"/>
      </w:pPr>
      <w:r w:rsidRPr="00C5546B">
        <w:t>Detectar las modificaciones en los documentos REM</w:t>
      </w:r>
      <w:r>
        <w:t xml:space="preserve"> (comparando dos documentos)</w:t>
      </w:r>
      <w:r w:rsidRPr="00C5546B">
        <w:t>.</w:t>
      </w:r>
    </w:p>
    <w:p w14:paraId="0A676B08" w14:textId="77777777" w:rsidR="008C616B" w:rsidRDefault="008C616B" w:rsidP="008C616B">
      <w:pPr>
        <w:pStyle w:val="Prrafodelista"/>
        <w:numPr>
          <w:ilvl w:val="0"/>
          <w:numId w:val="10"/>
        </w:numPr>
        <w:spacing w:after="160" w:line="278" w:lineRule="auto"/>
      </w:pPr>
      <w:r>
        <w:t>Validar formatos de celdas.</w:t>
      </w:r>
    </w:p>
    <w:p w14:paraId="3C81D6B1" w14:textId="77777777" w:rsidR="008C616B" w:rsidRDefault="008C616B" w:rsidP="008C616B">
      <w:pPr>
        <w:pStyle w:val="Prrafodelista"/>
        <w:numPr>
          <w:ilvl w:val="0"/>
          <w:numId w:val="10"/>
        </w:numPr>
        <w:spacing w:after="160" w:line="278" w:lineRule="auto"/>
      </w:pPr>
      <w:r w:rsidRPr="00C5546B">
        <w:t>Validar las portadas de cada documento.</w:t>
      </w:r>
    </w:p>
    <w:p w14:paraId="5C161466" w14:textId="77777777" w:rsidR="008C616B" w:rsidRDefault="008C616B" w:rsidP="008C616B">
      <w:pPr>
        <w:rPr>
          <w:b/>
          <w:bCs/>
          <w:i/>
          <w:iCs/>
        </w:rPr>
      </w:pPr>
      <w:r w:rsidRPr="00C5546B">
        <w:t xml:space="preserve">La ejecución del sistema se realiza mediante el archivo ejecutable denominado </w:t>
      </w:r>
      <w:r w:rsidRPr="008C616B">
        <w:rPr>
          <w:b/>
          <w:bCs/>
        </w:rPr>
        <w:t>“</w:t>
      </w:r>
      <w:r w:rsidRPr="008C616B">
        <w:rPr>
          <w:b/>
          <w:bCs/>
          <w:i/>
          <w:iCs/>
        </w:rPr>
        <w:t>validador.exe”.</w:t>
      </w:r>
    </w:p>
    <w:p w14:paraId="67D502AC" w14:textId="77777777" w:rsidR="00D955BF" w:rsidRPr="008C616B" w:rsidRDefault="00D955BF" w:rsidP="008C616B">
      <w:pPr>
        <w:rPr>
          <w:b/>
          <w:bCs/>
          <w:sz w:val="28"/>
          <w:szCs w:val="28"/>
        </w:rPr>
      </w:pPr>
    </w:p>
    <w:p w14:paraId="288D055B" w14:textId="3B0DD553" w:rsidR="008C616B" w:rsidRDefault="00D955BF" w:rsidP="008C616B">
      <w:pPr>
        <w:pStyle w:val="Prrafodelista"/>
        <w:numPr>
          <w:ilvl w:val="0"/>
          <w:numId w:val="12"/>
        </w:numPr>
        <w:rPr>
          <w:u w:val="single"/>
        </w:rPr>
      </w:pPr>
      <w:r w:rsidRPr="008C616B">
        <w:rPr>
          <w:u w:val="single"/>
        </w:rPr>
        <w:t>FUNCIONALIDADES:</w:t>
      </w:r>
    </w:p>
    <w:p w14:paraId="53F79ADC" w14:textId="77777777" w:rsidR="00D955BF" w:rsidRPr="008C616B" w:rsidRDefault="00D955BF" w:rsidP="00D955BF">
      <w:pPr>
        <w:pStyle w:val="Prrafodelista"/>
        <w:rPr>
          <w:u w:val="single"/>
        </w:rPr>
      </w:pPr>
    </w:p>
    <w:p w14:paraId="451337F2" w14:textId="77777777" w:rsidR="008C616B" w:rsidRDefault="008C616B" w:rsidP="008C616B">
      <w:pPr>
        <w:pStyle w:val="Prrafodelista"/>
        <w:numPr>
          <w:ilvl w:val="0"/>
          <w:numId w:val="10"/>
        </w:numPr>
        <w:spacing w:after="160" w:line="278" w:lineRule="auto"/>
      </w:pPr>
      <w:r w:rsidRPr="00C5546B">
        <w:t>Validación de archivos corruptos.</w:t>
      </w:r>
    </w:p>
    <w:p w14:paraId="0D56081F" w14:textId="77777777" w:rsidR="008C616B" w:rsidRDefault="008C616B" w:rsidP="008C616B">
      <w:pPr>
        <w:pStyle w:val="Prrafodelista"/>
        <w:numPr>
          <w:ilvl w:val="0"/>
          <w:numId w:val="10"/>
        </w:numPr>
        <w:spacing w:after="160" w:line="278" w:lineRule="auto"/>
      </w:pPr>
      <w:r>
        <w:lastRenderedPageBreak/>
        <w:t>Validar los tipos de datos y caracteres no numéricos de acuerdo a lo aceptado por cada celda.</w:t>
      </w:r>
    </w:p>
    <w:p w14:paraId="3882527F" w14:textId="77777777" w:rsidR="008C616B" w:rsidRDefault="008C616B" w:rsidP="008C616B">
      <w:pPr>
        <w:pStyle w:val="Prrafodelista"/>
        <w:numPr>
          <w:ilvl w:val="0"/>
          <w:numId w:val="10"/>
        </w:numPr>
        <w:spacing w:after="160" w:line="278" w:lineRule="auto"/>
      </w:pPr>
      <w:r w:rsidRPr="00C5546B">
        <w:t>Verificación de los cambios en las portadas, considerando la coherencia entre:</w:t>
      </w:r>
    </w:p>
    <w:p w14:paraId="7AA3A5AE" w14:textId="77777777" w:rsidR="008C616B" w:rsidRDefault="008C616B" w:rsidP="008C616B">
      <w:pPr>
        <w:pStyle w:val="Prrafodelista"/>
        <w:numPr>
          <w:ilvl w:val="0"/>
          <w:numId w:val="11"/>
        </w:numPr>
        <w:spacing w:after="160" w:line="278" w:lineRule="auto"/>
      </w:pPr>
      <w:r w:rsidRPr="00C5546B">
        <w:t>La composición del nombre del archivo</w:t>
      </w:r>
      <w:r>
        <w:t>.</w:t>
      </w:r>
    </w:p>
    <w:p w14:paraId="7317F25A" w14:textId="35A1058D" w:rsidR="008C616B" w:rsidRDefault="008C616B" w:rsidP="008C616B">
      <w:pPr>
        <w:pStyle w:val="Prrafodelista"/>
        <w:numPr>
          <w:ilvl w:val="0"/>
          <w:numId w:val="11"/>
        </w:numPr>
        <w:spacing w:after="160" w:line="278" w:lineRule="auto"/>
      </w:pPr>
      <w:r w:rsidRPr="00C5546B">
        <w:t>El archivo de establecimientos oficiales de la red de salud</w:t>
      </w:r>
      <w:r>
        <w:t xml:space="preserve"> según documento oficial en DEIS.</w:t>
      </w:r>
    </w:p>
    <w:p w14:paraId="78B9677E" w14:textId="508F9D4D" w:rsidR="008C616B" w:rsidRDefault="008C616B" w:rsidP="008C616B">
      <w:pPr>
        <w:pStyle w:val="Prrafodelista"/>
        <w:numPr>
          <w:ilvl w:val="0"/>
          <w:numId w:val="11"/>
        </w:numPr>
        <w:spacing w:after="160" w:line="278" w:lineRule="auto"/>
      </w:pPr>
      <w:r>
        <w:t>Un consolidado de nombres “no oficiales” usados por cada establecimiento</w:t>
      </w:r>
      <w:r w:rsidRPr="00C5546B">
        <w:t xml:space="preserve"> y</w:t>
      </w:r>
      <w:r>
        <w:t xml:space="preserve"> l</w:t>
      </w:r>
      <w:r w:rsidRPr="00C5546B">
        <w:t xml:space="preserve">a hoja </w:t>
      </w:r>
      <w:r>
        <w:t>“</w:t>
      </w:r>
      <w:r w:rsidRPr="009D4312">
        <w:rPr>
          <w:i/>
          <w:iCs/>
        </w:rPr>
        <w:t>NOMBRE”</w:t>
      </w:r>
      <w:r w:rsidRPr="00C5546B">
        <w:t xml:space="preserve"> de cada REM.</w:t>
      </w:r>
      <w:r>
        <w:t xml:space="preserve"> </w:t>
      </w:r>
      <w:r w:rsidRPr="00C5546B">
        <w:t xml:space="preserve">Esta verificación incluye la comparación de los valores y códigos de las variables </w:t>
      </w:r>
      <w:r>
        <w:t>“</w:t>
      </w:r>
      <w:r w:rsidRPr="00C5546B">
        <w:t>comuna</w:t>
      </w:r>
      <w:r>
        <w:t>”</w:t>
      </w:r>
      <w:r w:rsidRPr="00C5546B">
        <w:t xml:space="preserve">, </w:t>
      </w:r>
      <w:r>
        <w:t>“</w:t>
      </w:r>
      <w:r w:rsidRPr="00C5546B">
        <w:t>establecimiento</w:t>
      </w:r>
      <w:r>
        <w:t>”</w:t>
      </w:r>
      <w:r w:rsidRPr="00C5546B">
        <w:t xml:space="preserve"> y </w:t>
      </w:r>
      <w:r>
        <w:t>“</w:t>
      </w:r>
      <w:r w:rsidRPr="00C5546B">
        <w:t>mes</w:t>
      </w:r>
      <w:r>
        <w:t>”</w:t>
      </w:r>
      <w:r w:rsidRPr="00C5546B">
        <w:t xml:space="preserve">, así como la validación de la versión de la </w:t>
      </w:r>
      <w:r>
        <w:t>“</w:t>
      </w:r>
      <w:r w:rsidRPr="00C5546B">
        <w:t>serie</w:t>
      </w:r>
      <w:r>
        <w:t>”</w:t>
      </w:r>
      <w:r w:rsidRPr="00C5546B">
        <w:t>.</w:t>
      </w:r>
    </w:p>
    <w:p w14:paraId="02453FB5" w14:textId="373DC034" w:rsidR="006A4850" w:rsidRDefault="008C616B" w:rsidP="00D955BF">
      <w:pPr>
        <w:pStyle w:val="Prrafodelista"/>
        <w:numPr>
          <w:ilvl w:val="0"/>
          <w:numId w:val="11"/>
        </w:numPr>
        <w:spacing w:after="160" w:line="278" w:lineRule="auto"/>
      </w:pPr>
      <w:r w:rsidRPr="00C5546B">
        <w:t>Detección de cualquier modificación en las celdas que conforman las hojas de los REM de cada serie.</w:t>
      </w:r>
    </w:p>
    <w:p w14:paraId="38A3A6F3" w14:textId="77777777" w:rsidR="00D955BF" w:rsidRDefault="00D955BF" w:rsidP="00D955BF">
      <w:pPr>
        <w:spacing w:after="160" w:line="278" w:lineRule="auto"/>
      </w:pPr>
    </w:p>
    <w:p w14:paraId="5D962EC0" w14:textId="7CB7270E" w:rsidR="00D955BF" w:rsidRPr="00D955BF" w:rsidRDefault="00D955BF" w:rsidP="00D955BF">
      <w:pPr>
        <w:pStyle w:val="Prrafodelista"/>
        <w:numPr>
          <w:ilvl w:val="0"/>
          <w:numId w:val="12"/>
        </w:numPr>
        <w:spacing w:after="160" w:line="278" w:lineRule="auto"/>
        <w:rPr>
          <w:u w:val="single"/>
        </w:rPr>
      </w:pPr>
      <w:r w:rsidRPr="00D955BF">
        <w:rPr>
          <w:u w:val="single"/>
        </w:rPr>
        <w:t>REQUISITOS:</w:t>
      </w:r>
    </w:p>
    <w:p w14:paraId="10C210FF" w14:textId="77777777" w:rsidR="00D955BF" w:rsidRDefault="00D955BF" w:rsidP="00D955BF">
      <w:r w:rsidRPr="00274000">
        <w:t>Para ejecutar el aplicativo, es necesario contar con un directorio principal</w:t>
      </w:r>
      <w:r w:rsidRPr="00274000">
        <w:rPr>
          <w:b/>
          <w:bCs/>
        </w:rPr>
        <w:t xml:space="preserve"> </w:t>
      </w:r>
      <w:r w:rsidRPr="00274000">
        <w:t>el cual puede ser nombrado libremente por el usuario</w:t>
      </w:r>
      <w:r>
        <w:t xml:space="preserve">, </w:t>
      </w:r>
      <w:r w:rsidRPr="00274000">
        <w:t>por ejemplo: “</w:t>
      </w:r>
      <w:r>
        <w:t>Validador</w:t>
      </w:r>
      <w:r w:rsidRPr="00274000">
        <w:t>”.</w:t>
      </w:r>
      <w:r>
        <w:t xml:space="preserve"> “</w:t>
      </w:r>
      <w:r w:rsidRPr="00DE449D">
        <w:rPr>
          <w:i/>
          <w:iCs/>
        </w:rPr>
        <w:t>Figura 1: Directorio del aplicativo</w:t>
      </w:r>
      <w:r>
        <w:t>.”</w:t>
      </w:r>
    </w:p>
    <w:p w14:paraId="0012AF54" w14:textId="77777777" w:rsidR="00D955BF" w:rsidRDefault="00D955BF" w:rsidP="00D955BF">
      <w:r w:rsidRPr="00274000">
        <w:t>Dentro de este directorio principal deben existir los siguientes elementos:</w:t>
      </w:r>
    </w:p>
    <w:p w14:paraId="67DCCED4" w14:textId="77777777" w:rsidR="00D955BF" w:rsidRDefault="00D955BF" w:rsidP="00D955BF">
      <w:pPr>
        <w:pStyle w:val="Prrafodelista"/>
        <w:numPr>
          <w:ilvl w:val="0"/>
          <w:numId w:val="13"/>
        </w:numPr>
        <w:spacing w:after="160" w:line="278" w:lineRule="auto"/>
      </w:pPr>
      <w:r w:rsidRPr="009D4312">
        <w:rPr>
          <w:b/>
          <w:bCs/>
        </w:rPr>
        <w:t>Validador:</w:t>
      </w:r>
      <w:r w:rsidRPr="00DE449D">
        <w:t xml:space="preserve"> Directorio </w:t>
      </w:r>
      <w:r>
        <w:t xml:space="preserve">principal </w:t>
      </w:r>
      <w:r w:rsidRPr="00274000">
        <w:t>donde se ejecutará el aplicativo y se alojará toda la estructura necesaria para su funcionamiento.</w:t>
      </w:r>
    </w:p>
    <w:p w14:paraId="1CF78664" w14:textId="2426D356" w:rsidR="00D955BF" w:rsidRDefault="00D955BF" w:rsidP="00D955BF">
      <w:pPr>
        <w:pStyle w:val="Prrafodelista"/>
        <w:numPr>
          <w:ilvl w:val="0"/>
          <w:numId w:val="13"/>
        </w:numPr>
        <w:spacing w:after="160" w:line="278" w:lineRule="auto"/>
      </w:pPr>
      <w:r>
        <w:rPr>
          <w:b/>
          <w:bCs/>
        </w:rPr>
        <w:t>C</w:t>
      </w:r>
      <w:r w:rsidRPr="009D4312">
        <w:rPr>
          <w:b/>
          <w:bCs/>
        </w:rPr>
        <w:t>ontrol:</w:t>
      </w:r>
      <w:r w:rsidRPr="00DE449D">
        <w:t xml:space="preserve"> </w:t>
      </w:r>
      <w:r>
        <w:t>Subd</w:t>
      </w:r>
      <w:r w:rsidRPr="00DE449D">
        <w:t xml:space="preserve">irectorio </w:t>
      </w:r>
      <w:r w:rsidRPr="00274000">
        <w:t>que contiene los archivos de configuración esenciales para el funcionamiento del aplicativo. Incluye:</w:t>
      </w:r>
    </w:p>
    <w:p w14:paraId="5EEB769B" w14:textId="77777777" w:rsidR="00D955BF" w:rsidRPr="009D4312" w:rsidRDefault="00D955BF" w:rsidP="00D955BF">
      <w:pPr>
        <w:pStyle w:val="Prrafodelista"/>
        <w:numPr>
          <w:ilvl w:val="0"/>
          <w:numId w:val="11"/>
        </w:numPr>
        <w:spacing w:after="160" w:line="278" w:lineRule="auto"/>
        <w:rPr>
          <w:b/>
          <w:bCs/>
        </w:rPr>
      </w:pPr>
      <w:r w:rsidRPr="009D4312">
        <w:rPr>
          <w:b/>
          <w:bCs/>
        </w:rPr>
        <w:t>alerta_fin.wav:</w:t>
      </w:r>
      <w:r>
        <w:t xml:space="preserve"> </w:t>
      </w:r>
      <w:r w:rsidRPr="00274000">
        <w:t>Archivo de sonido que indica la finalización del proceso.</w:t>
      </w:r>
    </w:p>
    <w:p w14:paraId="0A31EEB4" w14:textId="77777777" w:rsidR="00D955BF" w:rsidRPr="009D4312" w:rsidRDefault="00D955BF" w:rsidP="00D955BF">
      <w:pPr>
        <w:pStyle w:val="Prrafodelista"/>
        <w:numPr>
          <w:ilvl w:val="0"/>
          <w:numId w:val="11"/>
        </w:numPr>
        <w:spacing w:after="160" w:line="278" w:lineRule="auto"/>
        <w:rPr>
          <w:b/>
          <w:bCs/>
        </w:rPr>
      </w:pPr>
      <w:r w:rsidRPr="009D4312">
        <w:rPr>
          <w:b/>
          <w:bCs/>
        </w:rPr>
        <w:t>control.json:</w:t>
      </w:r>
      <w:r w:rsidRPr="00DE449D">
        <w:t xml:space="preserve"> </w:t>
      </w:r>
      <w:r w:rsidRPr="00274000">
        <w:t>Archivo que define las coordenadas específicas de cada REM, incluyendo secciones y series.</w:t>
      </w:r>
    </w:p>
    <w:p w14:paraId="389F336D" w14:textId="77777777" w:rsidR="00D955BF" w:rsidRPr="009D4312" w:rsidRDefault="00D955BF" w:rsidP="00D955BF">
      <w:pPr>
        <w:pStyle w:val="Prrafodelista"/>
        <w:numPr>
          <w:ilvl w:val="0"/>
          <w:numId w:val="11"/>
        </w:numPr>
        <w:spacing w:after="160" w:line="278" w:lineRule="auto"/>
        <w:rPr>
          <w:b/>
          <w:bCs/>
        </w:rPr>
      </w:pPr>
      <w:r w:rsidRPr="009D4312">
        <w:rPr>
          <w:b/>
          <w:bCs/>
        </w:rPr>
        <w:t>control-versiones.json:</w:t>
      </w:r>
      <w:r w:rsidRPr="00D52130">
        <w:t xml:space="preserve"> </w:t>
      </w:r>
      <w:r w:rsidRPr="00274000">
        <w:t>Archivo que contiene el detalle de las versiones correspondientes a cada serie del año en curso.</w:t>
      </w:r>
    </w:p>
    <w:p w14:paraId="4E84B3BD" w14:textId="36655E4E" w:rsidR="00D955BF" w:rsidRPr="00D955BF" w:rsidRDefault="00D955BF" w:rsidP="00D955BF">
      <w:pPr>
        <w:pStyle w:val="Prrafodelista"/>
        <w:numPr>
          <w:ilvl w:val="0"/>
          <w:numId w:val="11"/>
        </w:numPr>
        <w:spacing w:after="160" w:line="278" w:lineRule="auto"/>
      </w:pPr>
      <w:r w:rsidRPr="009D4312">
        <w:rPr>
          <w:b/>
          <w:bCs/>
        </w:rPr>
        <w:t xml:space="preserve">establecimientos-deis-minsal.xlsx: </w:t>
      </w:r>
      <w:r w:rsidRPr="00274000">
        <w:t>Archivo con los datos oficiales de los establecimientos de salud del país. Estos datos son públicos y se obtienen desde el sitio oficial del DEIS del MINSAL,</w:t>
      </w:r>
      <w:r>
        <w:t xml:space="preserve"> sección “DATOS ABIERTOS” “Establecimientos de Salud”.  </w:t>
      </w:r>
      <w:hyperlink r:id="rId9" w:history="1">
        <w:r w:rsidRPr="00B94693">
          <w:rPr>
            <w:rStyle w:val="Hipervnculo"/>
          </w:rPr>
          <w:t>https://deis.minsal.cl/</w:t>
        </w:r>
      </w:hyperlink>
      <w:r>
        <w:t xml:space="preserve">. Además, contiene el consolidado de nombres “no oficiales” </w:t>
      </w:r>
      <w:r w:rsidRPr="00D955BF">
        <w:t>usados por cada establecimiento.</w:t>
      </w:r>
    </w:p>
    <w:p w14:paraId="53F03D04" w14:textId="77777777" w:rsidR="00D955BF" w:rsidRPr="009D4312" w:rsidRDefault="00D955BF" w:rsidP="00D955BF">
      <w:pPr>
        <w:pStyle w:val="Prrafodelista"/>
        <w:numPr>
          <w:ilvl w:val="0"/>
          <w:numId w:val="13"/>
        </w:numPr>
        <w:spacing w:after="160" w:line="278" w:lineRule="auto"/>
        <w:rPr>
          <w:i/>
          <w:iCs/>
          <w:sz w:val="28"/>
          <w:szCs w:val="28"/>
        </w:rPr>
      </w:pPr>
      <w:r w:rsidRPr="00D955BF">
        <w:rPr>
          <w:b/>
          <w:bCs/>
        </w:rPr>
        <w:t>rem:</w:t>
      </w:r>
      <w:r w:rsidRPr="00AC0497">
        <w:t xml:space="preserve"> </w:t>
      </w:r>
      <w:r>
        <w:t>Subd</w:t>
      </w:r>
      <w:r w:rsidRPr="00274000">
        <w:t>irectorio en el cual el usuario debe depositar los archivos REM que se desea validar y comparar.</w:t>
      </w:r>
      <w:r>
        <w:t xml:space="preserve"> </w:t>
      </w:r>
      <w:r w:rsidRPr="00274000">
        <w:t>Los archivos deben seguir estrictamente el siguiente formato de nombre:</w:t>
      </w:r>
      <w:r>
        <w:t xml:space="preserve"> </w:t>
      </w:r>
      <w:r w:rsidRPr="00274000">
        <w:t>“111100A01V1.xlsm”</w:t>
      </w:r>
      <w:r>
        <w:t xml:space="preserve">, </w:t>
      </w:r>
      <w:r w:rsidRPr="009D4312">
        <w:rPr>
          <w:b/>
          <w:bCs/>
        </w:rPr>
        <w:t>Todo el nombre debe estar en mayúsculas</w:t>
      </w:r>
      <w:r w:rsidRPr="00274000">
        <w:t xml:space="preserve">, y su estructura se detalla en </w:t>
      </w:r>
      <w:r w:rsidRPr="009D4312">
        <w:rPr>
          <w:i/>
          <w:iCs/>
        </w:rPr>
        <w:t>“Figura 2: Tabla desglose del nombre del archivo REM.”</w:t>
      </w:r>
    </w:p>
    <w:p w14:paraId="426196BF" w14:textId="77777777" w:rsidR="00D955BF" w:rsidRPr="00277865" w:rsidRDefault="00D955BF" w:rsidP="00D955BF">
      <w:pPr>
        <w:pStyle w:val="Prrafodelista"/>
        <w:numPr>
          <w:ilvl w:val="0"/>
          <w:numId w:val="13"/>
        </w:numPr>
        <w:spacing w:after="160" w:line="278" w:lineRule="auto"/>
        <w:rPr>
          <w:b/>
          <w:bCs/>
        </w:rPr>
      </w:pPr>
      <w:r w:rsidRPr="00277865">
        <w:rPr>
          <w:b/>
          <w:bCs/>
        </w:rPr>
        <w:t>validador.exe:</w:t>
      </w:r>
      <w:r w:rsidRPr="00DE449D">
        <w:t xml:space="preserve"> </w:t>
      </w:r>
      <w:r w:rsidRPr="00A77321">
        <w:t>Archivo ejecutable principal del aplicativo.</w:t>
      </w:r>
    </w:p>
    <w:p w14:paraId="34E1047D" w14:textId="77777777" w:rsidR="00D955BF" w:rsidRDefault="00D955BF" w:rsidP="00D955BF">
      <w:pPr>
        <w:jc w:val="center"/>
        <w:rPr>
          <w:sz w:val="28"/>
          <w:szCs w:val="28"/>
          <w:vertAlign w:val="superscript"/>
        </w:rPr>
      </w:pPr>
      <w:r>
        <w:rPr>
          <w:b/>
          <w:bCs/>
          <w:noProof/>
        </w:rPr>
        <w:lastRenderedPageBreak/>
        <w:drawing>
          <wp:inline distT="0" distB="0" distL="0" distR="0" wp14:anchorId="594FB024" wp14:editId="6125283F">
            <wp:extent cx="2554728" cy="2787760"/>
            <wp:effectExtent l="19050" t="19050" r="17145" b="12700"/>
            <wp:docPr id="82002790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27905" name="Imagen 8200279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419" cy="27983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7606DA" w14:textId="77777777" w:rsidR="00D955BF" w:rsidRPr="00DF028D" w:rsidRDefault="00D955BF" w:rsidP="00D955BF">
      <w:pPr>
        <w:jc w:val="center"/>
        <w:rPr>
          <w:sz w:val="28"/>
          <w:szCs w:val="28"/>
          <w:vertAlign w:val="superscript"/>
        </w:rPr>
      </w:pPr>
      <w:r w:rsidRPr="00E12FE4">
        <w:rPr>
          <w:sz w:val="28"/>
          <w:szCs w:val="28"/>
          <w:vertAlign w:val="superscript"/>
        </w:rPr>
        <w:t>Figura 1: Directorio del aplicativo</w:t>
      </w:r>
      <w:r>
        <w:rPr>
          <w:sz w:val="28"/>
          <w:szCs w:val="28"/>
          <w:vertAlign w:val="superscript"/>
        </w:rPr>
        <w:t>.</w:t>
      </w:r>
    </w:p>
    <w:p w14:paraId="45F1B20F" w14:textId="77777777" w:rsidR="00D955BF" w:rsidRDefault="00D955BF" w:rsidP="00D955BF">
      <w:pPr>
        <w:jc w:val="center"/>
      </w:pPr>
      <w:r w:rsidRPr="00D9467C">
        <w:rPr>
          <w:noProof/>
        </w:rPr>
        <w:drawing>
          <wp:inline distT="0" distB="0" distL="0" distR="0" wp14:anchorId="6985EA8D" wp14:editId="5184121E">
            <wp:extent cx="3024347" cy="1466850"/>
            <wp:effectExtent l="0" t="0" r="5080" b="0"/>
            <wp:docPr id="1297896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96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4508" cy="147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D39F" w14:textId="77777777" w:rsidR="00D955BF" w:rsidRPr="00F53A06" w:rsidRDefault="00D955BF" w:rsidP="00D955BF">
      <w:pPr>
        <w:jc w:val="center"/>
        <w:rPr>
          <w:sz w:val="28"/>
          <w:szCs w:val="28"/>
          <w:vertAlign w:val="superscript"/>
        </w:rPr>
      </w:pPr>
      <w:r w:rsidRPr="00F53A06">
        <w:rPr>
          <w:sz w:val="28"/>
          <w:szCs w:val="28"/>
          <w:vertAlign w:val="superscript"/>
        </w:rPr>
        <w:t xml:space="preserve">Figura </w:t>
      </w:r>
      <w:r>
        <w:rPr>
          <w:sz w:val="28"/>
          <w:szCs w:val="28"/>
          <w:vertAlign w:val="superscript"/>
        </w:rPr>
        <w:t>2</w:t>
      </w:r>
      <w:r w:rsidRPr="00F53A06">
        <w:rPr>
          <w:sz w:val="28"/>
          <w:szCs w:val="28"/>
          <w:vertAlign w:val="superscript"/>
        </w:rPr>
        <w:t>: Tabla desglose formato de nombre de REM.</w:t>
      </w:r>
    </w:p>
    <w:p w14:paraId="58EB635C" w14:textId="77777777" w:rsidR="00D955BF" w:rsidRDefault="00D955BF" w:rsidP="00D955BF">
      <w:pPr>
        <w:rPr>
          <w:b/>
          <w:bCs/>
          <w:sz w:val="28"/>
          <w:szCs w:val="28"/>
        </w:rPr>
      </w:pPr>
    </w:p>
    <w:p w14:paraId="4656B5EF" w14:textId="4BCCB03D" w:rsidR="00D955BF" w:rsidRDefault="00D955BF" w:rsidP="00D955BF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bookmarkStart w:id="25" w:name="_Toc213764893"/>
      <w:r>
        <w:rPr>
          <w:rFonts w:ascii="Segoe UI Light" w:hAnsi="Segoe UI Light" w:cs="Segoe UI Light"/>
          <w:b/>
          <w:bCs/>
          <w:sz w:val="20"/>
          <w:szCs w:val="20"/>
        </w:rPr>
        <w:t>EJECUCIÓN DEL APLICATIVO DE VALIDACIÓN REM</w:t>
      </w:r>
      <w:r w:rsidR="00467A21">
        <w:rPr>
          <w:rFonts w:ascii="Segoe UI Light" w:hAnsi="Segoe UI Light" w:cs="Segoe UI Light"/>
          <w:b/>
          <w:bCs/>
          <w:sz w:val="20"/>
          <w:szCs w:val="20"/>
        </w:rPr>
        <w:t>: Inicio del Proceso</w:t>
      </w:r>
      <w:bookmarkEnd w:id="25"/>
    </w:p>
    <w:p w14:paraId="5CAE5130" w14:textId="77777777" w:rsidR="00D955BF" w:rsidRPr="00A77321" w:rsidRDefault="00D955BF" w:rsidP="00D955BF">
      <w:pPr>
        <w:jc w:val="both"/>
      </w:pPr>
      <w:r w:rsidRPr="00A77321">
        <w:t xml:space="preserve">Antes de ejecutar el aplicativo, </w:t>
      </w:r>
      <w:r w:rsidRPr="00A77321">
        <w:rPr>
          <w:b/>
          <w:bCs/>
        </w:rPr>
        <w:t>el usuario debe asegurarse de</w:t>
      </w:r>
      <w:r w:rsidRPr="00A77321">
        <w:t xml:space="preserve"> </w:t>
      </w:r>
      <w:r w:rsidRPr="00A77321">
        <w:rPr>
          <w:b/>
          <w:bCs/>
        </w:rPr>
        <w:t>cerrar todos los archivos</w:t>
      </w:r>
      <w:r w:rsidRPr="00A77321">
        <w:t xml:space="preserve"> que pertenezcan al directorio del aplicativo y que hayan sido utilizados en procesos anteriores.</w:t>
      </w:r>
      <w:r w:rsidRPr="00A77321">
        <w:br/>
        <w:t>En caso de requerir acceso a dichos archivos mientras el aplicativo está en uso, se recomienda copiarlos y utilizarlos desde un directorio distinto, para evitar conflictos en la</w:t>
      </w:r>
      <w:r>
        <w:t xml:space="preserve"> </w:t>
      </w:r>
      <w:r w:rsidRPr="00A77321">
        <w:t>ejecución</w:t>
      </w:r>
      <w:r>
        <w:t xml:space="preserve"> y generación de reportes</w:t>
      </w:r>
      <w:r w:rsidRPr="00A77321">
        <w:t>.</w:t>
      </w:r>
    </w:p>
    <w:p w14:paraId="266D8431" w14:textId="3B16D2A9" w:rsidR="00D955BF" w:rsidRPr="00A77321" w:rsidRDefault="00D955BF" w:rsidP="00D955BF">
      <w:pPr>
        <w:jc w:val="both"/>
      </w:pPr>
      <w:r w:rsidRPr="00A77321">
        <w:t xml:space="preserve">Una vez </w:t>
      </w:r>
      <w:r w:rsidRPr="00467A21">
        <w:rPr>
          <w:b/>
          <w:bCs/>
        </w:rPr>
        <w:t>verificada la existencia y correcta organización de la estructura descrita en el apartado "Requisitos para la ejecución del aplicativo",</w:t>
      </w:r>
      <w:r w:rsidRPr="00A77321">
        <w:t xml:space="preserve"> el usuario puede proceder a ejecutar el archivo </w:t>
      </w:r>
      <w:r>
        <w:t>“</w:t>
      </w:r>
      <w:r>
        <w:rPr>
          <w:i/>
          <w:iCs/>
        </w:rPr>
        <w:t>validador</w:t>
      </w:r>
      <w:r w:rsidRPr="00A77321">
        <w:rPr>
          <w:i/>
          <w:iCs/>
        </w:rPr>
        <w:t>.exe</w:t>
      </w:r>
      <w:r>
        <w:rPr>
          <w:i/>
          <w:iCs/>
        </w:rPr>
        <w:t>”</w:t>
      </w:r>
      <w:r w:rsidR="00467A21">
        <w:rPr>
          <w:i/>
          <w:iCs/>
        </w:rPr>
        <w:t>, luego de haber cargado los archivos REM para analizar en las carpetas correspondientes.</w:t>
      </w:r>
    </w:p>
    <w:p w14:paraId="527518E7" w14:textId="75645065" w:rsidR="00D955BF" w:rsidRPr="00A77321" w:rsidRDefault="00D955BF" w:rsidP="00D955BF">
      <w:r w:rsidRPr="00A77321">
        <w:lastRenderedPageBreak/>
        <w:t>Tras unos segundos, el sistema iniciará el procesamiento de los archivos</w:t>
      </w:r>
      <w:r w:rsidR="00467A21">
        <w:t xml:space="preserve"> REM</w:t>
      </w:r>
      <w:r w:rsidRPr="00A77321">
        <w:t>, y se mostrará en la terminal CMD una breve descripción del registro de ejecución.</w:t>
      </w:r>
      <w:r w:rsidRPr="00A77321">
        <w:br/>
        <w:t>Esta salida se ejemplifica en la</w:t>
      </w:r>
      <w:r w:rsidRPr="00A77321">
        <w:rPr>
          <w:i/>
          <w:iCs/>
        </w:rPr>
        <w:t xml:space="preserve"> </w:t>
      </w:r>
      <w:r>
        <w:rPr>
          <w:i/>
          <w:iCs/>
        </w:rPr>
        <w:t>“</w:t>
      </w:r>
      <w:r w:rsidRPr="00A77321">
        <w:rPr>
          <w:i/>
          <w:iCs/>
        </w:rPr>
        <w:t>Figura 3: Registro en la terminal CMD.</w:t>
      </w:r>
      <w:r>
        <w:rPr>
          <w:i/>
          <w:iCs/>
        </w:rPr>
        <w:t>”</w:t>
      </w:r>
    </w:p>
    <w:p w14:paraId="69219D44" w14:textId="77777777" w:rsidR="00467A21" w:rsidRDefault="00D955BF" w:rsidP="00D955BF">
      <w:pPr>
        <w:rPr>
          <w:b/>
          <w:bCs/>
        </w:rPr>
      </w:pPr>
      <w:r w:rsidRPr="00A77321">
        <w:rPr>
          <w:b/>
          <w:bCs/>
        </w:rPr>
        <w:t>Al finalizar el procesamiento, el aplicativo emitirá un sonido de alerta</w:t>
      </w:r>
      <w:r w:rsidRPr="00A77321">
        <w:t xml:space="preserve"> para indicar que ha concluido.</w:t>
      </w:r>
      <w:r w:rsidRPr="00A77321">
        <w:br/>
      </w:r>
    </w:p>
    <w:p w14:paraId="71492C3C" w14:textId="06864C16" w:rsidR="00D955BF" w:rsidRPr="00A77321" w:rsidRDefault="00D955BF" w:rsidP="00D955BF">
      <w:r w:rsidRPr="00CC47D9">
        <w:rPr>
          <w:b/>
          <w:bCs/>
        </w:rPr>
        <w:t>La terminal permanecerá abierta hasta que el usuario presione cualquier tecla o cierre manualmente la ventana</w:t>
      </w:r>
      <w:r w:rsidRPr="00A77321">
        <w:t>.</w:t>
      </w:r>
    </w:p>
    <w:p w14:paraId="1F32DD3B" w14:textId="77777777" w:rsidR="00D955BF" w:rsidRPr="00DE449D" w:rsidRDefault="00D955BF" w:rsidP="00D955BF"/>
    <w:p w14:paraId="7D5DD568" w14:textId="77777777" w:rsidR="00D955BF" w:rsidRDefault="00D955BF" w:rsidP="00D955BF">
      <w:pPr>
        <w:jc w:val="center"/>
      </w:pPr>
      <w:r>
        <w:rPr>
          <w:noProof/>
        </w:rPr>
        <w:drawing>
          <wp:inline distT="0" distB="0" distL="0" distR="0" wp14:anchorId="67D4A4FE" wp14:editId="63CAA273">
            <wp:extent cx="5612130" cy="3116580"/>
            <wp:effectExtent l="0" t="0" r="7620" b="7620"/>
            <wp:docPr id="13420602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6021" name="Imagen 1342060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E0BC" w14:textId="77777777" w:rsidR="00D955BF" w:rsidRDefault="00D955BF" w:rsidP="00D955BF">
      <w:pPr>
        <w:jc w:val="center"/>
        <w:rPr>
          <w:b/>
          <w:bCs/>
        </w:rPr>
      </w:pPr>
      <w:r w:rsidRPr="00F53A06">
        <w:rPr>
          <w:sz w:val="28"/>
          <w:szCs w:val="28"/>
          <w:vertAlign w:val="superscript"/>
        </w:rPr>
        <w:t>Figura 3: Registro en la terminal CMD.</w:t>
      </w:r>
    </w:p>
    <w:p w14:paraId="4F4A39C7" w14:textId="77777777" w:rsidR="00D955BF" w:rsidRDefault="00D955BF" w:rsidP="00D955BF">
      <w:pPr>
        <w:rPr>
          <w:b/>
          <w:bCs/>
        </w:rPr>
      </w:pPr>
    </w:p>
    <w:p w14:paraId="6D976AF2" w14:textId="20B34E15" w:rsidR="00D955BF" w:rsidRPr="00467A21" w:rsidRDefault="00467A21" w:rsidP="00467A21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bookmarkStart w:id="26" w:name="_Toc213764894"/>
      <w:r>
        <w:rPr>
          <w:rFonts w:ascii="Segoe UI Light" w:hAnsi="Segoe UI Light" w:cs="Segoe UI Light"/>
          <w:b/>
          <w:bCs/>
          <w:sz w:val="20"/>
          <w:szCs w:val="20"/>
        </w:rPr>
        <w:t>EJECUCIÓN DEL APLICATIVO DE VALIDACIÓN REM: Archivos de Salida</w:t>
      </w:r>
      <w:bookmarkEnd w:id="26"/>
    </w:p>
    <w:p w14:paraId="34CC1A52" w14:textId="77777777" w:rsidR="00D955BF" w:rsidRDefault="00D955BF" w:rsidP="00D955BF">
      <w:r w:rsidRPr="00A77321">
        <w:t>Una vez finalizado el proceso, el aplicativo genera los directorios y archivos de salida de forma estructurada, permitiendo una revisión ordenada de los resultados.</w:t>
      </w:r>
    </w:p>
    <w:p w14:paraId="38D3E8AF" w14:textId="77777777" w:rsidR="00D955BF" w:rsidRPr="00A77321" w:rsidRDefault="00D955BF" w:rsidP="00D955BF">
      <w:r w:rsidRPr="00A77321">
        <w:t xml:space="preserve">Todos los reportes generados por el </w:t>
      </w:r>
      <w:r>
        <w:t>aplicativo</w:t>
      </w:r>
      <w:r w:rsidRPr="00A77321">
        <w:t xml:space="preserve"> se almacenan en un nuevo directorio llamado </w:t>
      </w:r>
      <w:r w:rsidRPr="00CC47D9">
        <w:rPr>
          <w:i/>
          <w:iCs/>
        </w:rPr>
        <w:t>“resultados”</w:t>
      </w:r>
      <w:r w:rsidRPr="00CC47D9">
        <w:t>,</w:t>
      </w:r>
      <w:r w:rsidRPr="00A77321">
        <w:t xml:space="preserve"> ubicado dentro del directorio </w:t>
      </w:r>
      <w:r>
        <w:t>principal</w:t>
      </w:r>
      <w:r w:rsidRPr="00A77321">
        <w:t xml:space="preserve"> del aplicativo.</w:t>
      </w:r>
      <w:r w:rsidRPr="00A77321">
        <w:br/>
        <w:t xml:space="preserve">La estructura de este directorio se muestra en la </w:t>
      </w:r>
      <w:r>
        <w:t>“</w:t>
      </w:r>
      <w:r w:rsidRPr="00A77321">
        <w:rPr>
          <w:i/>
          <w:iCs/>
        </w:rPr>
        <w:t>Figura 4: Directorio resultados</w:t>
      </w:r>
      <w:r w:rsidRPr="00A77321">
        <w:t>.</w:t>
      </w:r>
      <w:r>
        <w:t>”</w:t>
      </w:r>
    </w:p>
    <w:p w14:paraId="3492666E" w14:textId="77777777" w:rsidR="00D955BF" w:rsidRPr="00A77321" w:rsidRDefault="00D955BF" w:rsidP="00D955BF">
      <w:r w:rsidRPr="00A77321">
        <w:t>En este directorio se almacena</w:t>
      </w:r>
      <w:r>
        <w:t xml:space="preserve"> el</w:t>
      </w:r>
      <w:r w:rsidRPr="00A77321">
        <w:t xml:space="preserve"> informe</w:t>
      </w:r>
      <w:r>
        <w:t xml:space="preserve"> </w:t>
      </w:r>
      <w:r w:rsidRPr="00153426">
        <w:rPr>
          <w:i/>
          <w:iCs/>
        </w:rPr>
        <w:t>“Resultado-Validación.xlsx”</w:t>
      </w:r>
      <w:r w:rsidRPr="00A77321">
        <w:t xml:space="preserve"> correspondientes a las validaciones realizadas, permitiendo identificar de forma clara los cambios detectados, errores en </w:t>
      </w:r>
      <w:r w:rsidRPr="00A77321">
        <w:lastRenderedPageBreak/>
        <w:t>las portadas,</w:t>
      </w:r>
      <w:r>
        <w:t xml:space="preserve"> errores en los tipos de valores por cada celda, </w:t>
      </w:r>
      <w:r w:rsidRPr="00A77321">
        <w:t>archivos corruptos u otros hallazgos relevantes</w:t>
      </w:r>
      <w:r>
        <w:t xml:space="preserve"> estructurado por las siguientes hojas:</w:t>
      </w:r>
    </w:p>
    <w:p w14:paraId="6F70502B" w14:textId="77777777" w:rsidR="00D955BF" w:rsidRDefault="00D955BF" w:rsidP="00D955BF"/>
    <w:p w14:paraId="42C06307" w14:textId="77777777" w:rsidR="00D955BF" w:rsidRDefault="00D955BF" w:rsidP="00D955BF">
      <w:pPr>
        <w:jc w:val="center"/>
      </w:pPr>
      <w:r>
        <w:rPr>
          <w:noProof/>
        </w:rPr>
        <w:drawing>
          <wp:inline distT="0" distB="0" distL="0" distR="0" wp14:anchorId="6FC7117B" wp14:editId="42F6979D">
            <wp:extent cx="2819794" cy="4353533"/>
            <wp:effectExtent l="19050" t="19050" r="19050" b="28575"/>
            <wp:docPr id="48570308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03080" name="Imagen 4857030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3535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D3CC84" w14:textId="77777777" w:rsidR="00467A21" w:rsidRDefault="00D955BF" w:rsidP="00D955BF">
      <w:pPr>
        <w:jc w:val="center"/>
        <w:rPr>
          <w:sz w:val="18"/>
          <w:szCs w:val="18"/>
        </w:rPr>
      </w:pPr>
      <w:r w:rsidRPr="009E3696">
        <w:rPr>
          <w:sz w:val="18"/>
          <w:szCs w:val="18"/>
        </w:rPr>
        <w:t>Figura 4: Directorio resultados.</w:t>
      </w:r>
      <w:bookmarkStart w:id="27" w:name="_Hlk212213707"/>
    </w:p>
    <w:p w14:paraId="1B0AC4B4" w14:textId="77777777" w:rsidR="00467A21" w:rsidRDefault="00467A21" w:rsidP="00467A21">
      <w:pPr>
        <w:jc w:val="both"/>
      </w:pPr>
    </w:p>
    <w:p w14:paraId="67F9C30A" w14:textId="0728E4EB" w:rsidR="00467A21" w:rsidRPr="00467A21" w:rsidRDefault="00467A21" w:rsidP="00467A21">
      <w:pPr>
        <w:jc w:val="both"/>
        <w:rPr>
          <w:sz w:val="18"/>
          <w:szCs w:val="18"/>
          <w:u w:val="single"/>
        </w:rPr>
      </w:pPr>
      <w:r w:rsidRPr="00467A21">
        <w:rPr>
          <w:u w:val="single"/>
        </w:rPr>
        <w:t>El archivo resultante del análisis tendrá cuatro hojas:</w:t>
      </w:r>
    </w:p>
    <w:p w14:paraId="4F34417B" w14:textId="1C56B401" w:rsidR="00D955BF" w:rsidRPr="00FA32EA" w:rsidRDefault="00D955BF" w:rsidP="00D955BF">
      <w:pPr>
        <w:pStyle w:val="Prrafodelista"/>
        <w:numPr>
          <w:ilvl w:val="0"/>
          <w:numId w:val="15"/>
        </w:numPr>
        <w:spacing w:after="160" w:line="278" w:lineRule="auto"/>
        <w:rPr>
          <w:sz w:val="28"/>
          <w:szCs w:val="28"/>
          <w:vertAlign w:val="superscript"/>
        </w:rPr>
      </w:pPr>
      <w:r w:rsidRPr="00FA32EA">
        <w:rPr>
          <w:b/>
          <w:bCs/>
        </w:rPr>
        <w:t xml:space="preserve">Inválidos: </w:t>
      </w:r>
      <w:r w:rsidRPr="000D0384">
        <w:t>Esta hoja contiene los archivos que han sido clasificados como inválidos</w:t>
      </w:r>
      <w:ins w:id="28" w:author="Karina Stapfer Jara" w:date="2025-11-11T14:41:00Z" w16du:dateUtc="2025-11-11T17:41:00Z">
        <w:r w:rsidR="00467A21">
          <w:t xml:space="preserve"> (no impide que el proceso se ejecute)</w:t>
        </w:r>
      </w:ins>
      <w:r w:rsidRPr="000D0384">
        <w:t xml:space="preserve"> por alguna de las siguientes razones:</w:t>
      </w:r>
      <w:bookmarkEnd w:id="27"/>
    </w:p>
    <w:p w14:paraId="22C0D963" w14:textId="12A3846C" w:rsidR="00D955BF" w:rsidRDefault="00D955BF" w:rsidP="00D955BF">
      <w:pPr>
        <w:pStyle w:val="Prrafodelista"/>
        <w:numPr>
          <w:ilvl w:val="0"/>
          <w:numId w:val="13"/>
        </w:numPr>
        <w:spacing w:after="160" w:line="278" w:lineRule="auto"/>
      </w:pPr>
      <w:r w:rsidRPr="00FA32EA">
        <w:rPr>
          <w:b/>
          <w:bCs/>
        </w:rPr>
        <w:t>Error en nombre de documento</w:t>
      </w:r>
      <w:r w:rsidRPr="00A77321">
        <w:t>:</w:t>
      </w:r>
      <w:r w:rsidRPr="00A77321">
        <w:br/>
        <w:t xml:space="preserve">Archivos cuyo nombre </w:t>
      </w:r>
      <w:r w:rsidRPr="002637BD">
        <w:t>no cumple con el formato esperado</w:t>
      </w:r>
      <w:r w:rsidRPr="00A77321">
        <w:t>, el cual debe incluir, en el orden correspondiente:</w:t>
      </w:r>
    </w:p>
    <w:p w14:paraId="5B606C4D" w14:textId="77777777" w:rsidR="00D955BF" w:rsidRDefault="00D955BF" w:rsidP="00D955BF">
      <w:pPr>
        <w:pStyle w:val="Prrafodelista"/>
        <w:numPr>
          <w:ilvl w:val="0"/>
          <w:numId w:val="11"/>
        </w:numPr>
        <w:spacing w:after="160" w:line="278" w:lineRule="auto"/>
      </w:pPr>
      <w:r>
        <w:t>C</w:t>
      </w:r>
      <w:r w:rsidRPr="00E2365B">
        <w:t>ódigo del servicio</w:t>
      </w:r>
      <w:r>
        <w:t>.</w:t>
      </w:r>
    </w:p>
    <w:p w14:paraId="1D27AECD" w14:textId="77777777" w:rsidR="00D955BF" w:rsidRDefault="00D955BF" w:rsidP="00D955BF">
      <w:pPr>
        <w:pStyle w:val="Prrafodelista"/>
        <w:numPr>
          <w:ilvl w:val="0"/>
          <w:numId w:val="11"/>
        </w:numPr>
        <w:spacing w:after="160" w:line="278" w:lineRule="auto"/>
      </w:pPr>
      <w:r w:rsidRPr="00E2365B">
        <w:t>Código del establecimiento</w:t>
      </w:r>
      <w:r>
        <w:t>.</w:t>
      </w:r>
    </w:p>
    <w:p w14:paraId="1669A65F" w14:textId="77777777" w:rsidR="00D955BF" w:rsidRDefault="00D955BF" w:rsidP="00D955BF">
      <w:pPr>
        <w:pStyle w:val="Prrafodelista"/>
        <w:numPr>
          <w:ilvl w:val="0"/>
          <w:numId w:val="11"/>
        </w:numPr>
        <w:spacing w:after="160" w:line="278" w:lineRule="auto"/>
      </w:pPr>
      <w:r w:rsidRPr="00E2365B">
        <w:lastRenderedPageBreak/>
        <w:t>Serie</w:t>
      </w:r>
      <w:r>
        <w:t>.</w:t>
      </w:r>
    </w:p>
    <w:p w14:paraId="6E205151" w14:textId="77777777" w:rsidR="00D955BF" w:rsidRDefault="00D955BF" w:rsidP="00D955BF">
      <w:pPr>
        <w:pStyle w:val="Prrafodelista"/>
        <w:numPr>
          <w:ilvl w:val="0"/>
          <w:numId w:val="11"/>
        </w:numPr>
        <w:spacing w:after="160" w:line="278" w:lineRule="auto"/>
      </w:pPr>
      <w:r w:rsidRPr="00E2365B">
        <w:t>Mes del período</w:t>
      </w:r>
      <w:r>
        <w:t>.</w:t>
      </w:r>
    </w:p>
    <w:p w14:paraId="68DC8337" w14:textId="77777777" w:rsidR="00D955BF" w:rsidRDefault="00D955BF" w:rsidP="00D955BF">
      <w:pPr>
        <w:pStyle w:val="Prrafodelista"/>
        <w:numPr>
          <w:ilvl w:val="0"/>
          <w:numId w:val="11"/>
        </w:numPr>
        <w:spacing w:after="160" w:line="278" w:lineRule="auto"/>
      </w:pPr>
      <w:r w:rsidRPr="00E2365B">
        <w:t>Versión</w:t>
      </w:r>
    </w:p>
    <w:p w14:paraId="6EA2B94F" w14:textId="77777777" w:rsidR="00D955BF" w:rsidRDefault="00D955BF" w:rsidP="00D955BF">
      <w:pPr>
        <w:ind w:left="720"/>
        <w:rPr>
          <w:i/>
          <w:iCs/>
        </w:rPr>
      </w:pPr>
      <w:r w:rsidRPr="002637BD">
        <w:t>Este formato está descrito en la</w:t>
      </w:r>
      <w:r>
        <w:t xml:space="preserve"> “</w:t>
      </w:r>
      <w:r w:rsidRPr="00FA32EA">
        <w:rPr>
          <w:i/>
          <w:iCs/>
        </w:rPr>
        <w:t>Figura 2: Tabla desglose formato de nombre de REM.”</w:t>
      </w:r>
    </w:p>
    <w:p w14:paraId="73ABEDDA" w14:textId="2B518645" w:rsidR="00D955BF" w:rsidRDefault="00467A21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29" w:author="Karina Stapfer Jara" w:date="2025-11-11T14:42:00Z" w16du:dateUtc="2025-11-11T17:42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ins w:id="30" w:author="Karina Stapfer Jara" w:date="2025-11-11T14:40:00Z" w16du:dateUtc="2025-11-11T17:40:00Z">
        <w:r>
          <w:rPr>
            <w:b/>
            <w:bCs/>
          </w:rPr>
          <w:t xml:space="preserve">Al comparar archivos cuando el </w:t>
        </w:r>
      </w:ins>
      <w:del w:id="31" w:author="Karina Stapfer Jara" w:date="2025-11-11T14:40:00Z" w16du:dateUtc="2025-11-11T17:40:00Z">
        <w:r w:rsidR="00D955BF" w:rsidRPr="00FA32EA" w:rsidDel="00467A21">
          <w:rPr>
            <w:b/>
            <w:bCs/>
          </w:rPr>
          <w:delText>A</w:delText>
        </w:r>
      </w:del>
      <w:ins w:id="32" w:author="Karina Stapfer Jara" w:date="2025-11-11T14:40:00Z" w16du:dateUtc="2025-11-11T17:40:00Z">
        <w:r>
          <w:rPr>
            <w:b/>
            <w:bCs/>
          </w:rPr>
          <w:t>a</w:t>
        </w:r>
      </w:ins>
      <w:r w:rsidR="00D955BF" w:rsidRPr="00FA32EA">
        <w:rPr>
          <w:b/>
          <w:bCs/>
        </w:rPr>
        <w:t>rchivo con versión más antigua del grupo a comparar:</w:t>
      </w:r>
      <w:r w:rsidR="00D955BF">
        <w:t xml:space="preserve"> </w:t>
      </w:r>
      <w:r w:rsidR="00D955BF" w:rsidRPr="002637BD">
        <w:t>Archivos que tienen una pareja válida</w:t>
      </w:r>
      <w:r w:rsidR="00D955BF">
        <w:t xml:space="preserve">, </w:t>
      </w:r>
      <w:r w:rsidR="00D955BF" w:rsidRPr="002637BD">
        <w:t>otro archivo con el mismo nombre base, pero diferente número de versión, y pertenecen a una versión anterior dentro del mismo grupo.</w:t>
      </w:r>
      <w:r w:rsidR="00D955BF" w:rsidRPr="002637BD">
        <w:br/>
        <w:t xml:space="preserve">Por ejemplo, si existen los archivos </w:t>
      </w:r>
      <w:r w:rsidR="00D955BF">
        <w:t>“</w:t>
      </w:r>
      <w:r w:rsidR="00D955BF" w:rsidRPr="002637BD">
        <w:t>111100A01V1.xlsm</w:t>
      </w:r>
      <w:r w:rsidR="00D955BF">
        <w:t>”</w:t>
      </w:r>
      <w:r w:rsidR="00D955BF" w:rsidRPr="002637BD">
        <w:t xml:space="preserve">, </w:t>
      </w:r>
      <w:r w:rsidR="00D955BF">
        <w:t>“</w:t>
      </w:r>
      <w:r w:rsidR="00D955BF" w:rsidRPr="002637BD">
        <w:t>111100A01V2.xlsm</w:t>
      </w:r>
      <w:r w:rsidR="00D955BF">
        <w:t>”</w:t>
      </w:r>
      <w:r w:rsidR="00D955BF" w:rsidRPr="002637BD">
        <w:t xml:space="preserve">, </w:t>
      </w:r>
      <w:r w:rsidR="00D955BF">
        <w:t>“</w:t>
      </w:r>
      <w:r w:rsidR="00D955BF" w:rsidRPr="002637BD">
        <w:t>111100A01V3.xlsm</w:t>
      </w:r>
      <w:r w:rsidR="00D955BF">
        <w:t>”</w:t>
      </w:r>
      <w:r w:rsidR="00D955BF" w:rsidRPr="002637BD">
        <w:t xml:space="preserve"> y </w:t>
      </w:r>
      <w:r w:rsidR="00D955BF">
        <w:t>“</w:t>
      </w:r>
      <w:r w:rsidR="00D955BF" w:rsidRPr="002637BD">
        <w:t>111100A01V4.xlsm</w:t>
      </w:r>
      <w:r w:rsidR="00D955BF">
        <w:t>”</w:t>
      </w:r>
      <w:r w:rsidR="00D955BF" w:rsidRPr="002637BD">
        <w:t>, solo se compararán las dos últimas versiones más recientes</w:t>
      </w:r>
      <w:r w:rsidR="00D955BF">
        <w:t xml:space="preserve">, </w:t>
      </w:r>
      <w:r w:rsidR="00D955BF" w:rsidRPr="002637BD">
        <w:t>V3 y V4. Las versiones anteriores</w:t>
      </w:r>
      <w:r w:rsidR="00D955BF">
        <w:t xml:space="preserve">, </w:t>
      </w:r>
      <w:r w:rsidR="00D955BF" w:rsidRPr="002637BD">
        <w:t>V1 y V2 serán reportadas como inválidas</w:t>
      </w:r>
      <w:r w:rsidR="00D955BF">
        <w:t>.</w:t>
      </w:r>
    </w:p>
    <w:p w14:paraId="25D0C29A" w14:textId="50044363" w:rsidR="00D955BF" w:rsidRDefault="00D955BF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33" w:author="Karina Stapfer Jara" w:date="2025-11-11T14:42:00Z" w16du:dateUtc="2025-11-11T17:42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FA32EA">
        <w:rPr>
          <w:b/>
          <w:bCs/>
        </w:rPr>
        <w:t>No cuenta con un segundo documento para ser comparado:</w:t>
      </w:r>
      <w:r>
        <w:t xml:space="preserve"> </w:t>
      </w:r>
      <w:r w:rsidRPr="002637BD">
        <w:t>Archivos que no tienen una pareja correspondiente con el mismo nombre base y distinta versión, lo que imposibilita realizar una comparación válida.</w:t>
      </w:r>
    </w:p>
    <w:p w14:paraId="54C651E8" w14:textId="77777777" w:rsidR="00D955BF" w:rsidRDefault="00D955BF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34" w:author="Karina Stapfer Jara" w:date="2025-11-11T14:42:00Z" w16du:dateUtc="2025-11-11T17:42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FA32EA">
        <w:rPr>
          <w:b/>
          <w:bCs/>
        </w:rPr>
        <w:t xml:space="preserve">El documento está dañado: </w:t>
      </w:r>
      <w:r w:rsidRPr="002637BD">
        <w:t>Archivos que presentan errores al intentar abrirlos o cargar su contenido, ya sea por estar corruptos o por contener estructuras no compatibles con el proceso.</w:t>
      </w:r>
    </w:p>
    <w:p w14:paraId="57410174" w14:textId="77777777" w:rsidR="00D955BF" w:rsidRDefault="00D955BF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35" w:author="Karina Stapfer Jara" w:date="2025-11-11T14:42:00Z" w16du:dateUtc="2025-11-11T17:42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FA32EA">
        <w:rPr>
          <w:b/>
          <w:bCs/>
        </w:rPr>
        <w:t>No se encontraron registros:</w:t>
      </w:r>
      <w:r>
        <w:t xml:space="preserve"> Si el aplicativo no detecta alguno de estos errores mostrará esta observación.</w:t>
      </w:r>
    </w:p>
    <w:p w14:paraId="73E1A69D" w14:textId="77777777" w:rsidR="00D955BF" w:rsidRPr="00FA32EA" w:rsidRDefault="00D955BF" w:rsidP="00D955BF">
      <w:pPr>
        <w:pStyle w:val="Prrafodelista"/>
      </w:pPr>
    </w:p>
    <w:p w14:paraId="32C1CF52" w14:textId="77777777" w:rsidR="00D955BF" w:rsidRDefault="00D955BF">
      <w:pPr>
        <w:pStyle w:val="Prrafodelista"/>
        <w:numPr>
          <w:ilvl w:val="0"/>
          <w:numId w:val="14"/>
        </w:numPr>
        <w:spacing w:after="160" w:line="278" w:lineRule="auto"/>
        <w:jc w:val="both"/>
        <w:pPrChange w:id="36" w:author="Karina Stapfer Jara" w:date="2025-11-11T14:42:00Z" w16du:dateUtc="2025-11-11T17:42:00Z">
          <w:pPr>
            <w:pStyle w:val="Prrafodelista"/>
            <w:numPr>
              <w:numId w:val="14"/>
            </w:numPr>
            <w:spacing w:after="160" w:line="278" w:lineRule="auto"/>
            <w:ind w:hanging="360"/>
          </w:pPr>
        </w:pPrChange>
      </w:pPr>
      <w:r w:rsidRPr="00FA32EA">
        <w:rPr>
          <w:b/>
          <w:bCs/>
        </w:rPr>
        <w:t>Portadas:</w:t>
      </w:r>
      <w:r w:rsidRPr="00DE449D">
        <w:t xml:space="preserve"> </w:t>
      </w:r>
      <w:r>
        <w:t>Esta hoja</w:t>
      </w:r>
      <w:r w:rsidRPr="007C5FE4">
        <w:t xml:space="preserve"> contiene el reporte de validación de portadas de los archivos REM procesados. La estructura de este reporte se detalla en </w:t>
      </w:r>
      <w:r w:rsidRPr="00FA32EA">
        <w:rPr>
          <w:i/>
          <w:iCs/>
        </w:rPr>
        <w:t>la “Figura 5: Diccionario del reporte de portadas”</w:t>
      </w:r>
      <w:r w:rsidRPr="007C5FE4">
        <w:t xml:space="preserve">, donde se </w:t>
      </w:r>
      <w:r>
        <w:t>detallan</w:t>
      </w:r>
      <w:r w:rsidRPr="007C5FE4">
        <w:t xml:space="preserve"> los campos </w:t>
      </w:r>
      <w:r>
        <w:t>incluidos</w:t>
      </w:r>
      <w:r w:rsidRPr="007C5FE4">
        <w:t xml:space="preserve">, sus </w:t>
      </w:r>
      <w:r w:rsidRPr="007D2D71">
        <w:t xml:space="preserve">definiciones </w:t>
      </w:r>
      <w:r w:rsidRPr="007C5FE4">
        <w:t>y valores posibles.</w:t>
      </w:r>
    </w:p>
    <w:p w14:paraId="503B410C" w14:textId="77777777" w:rsidR="00D955BF" w:rsidRDefault="00D955BF">
      <w:pPr>
        <w:pStyle w:val="Prrafodelista"/>
        <w:jc w:val="both"/>
        <w:pPrChange w:id="37" w:author="Karina Stapfer Jara" w:date="2025-11-11T14:42:00Z" w16du:dateUtc="2025-11-11T17:42:00Z">
          <w:pPr>
            <w:pStyle w:val="Prrafodelista"/>
          </w:pPr>
        </w:pPrChange>
      </w:pPr>
      <w:r w:rsidRPr="007C5FE4">
        <w:t xml:space="preserve">El objetivo principal de este reporte es identificar inconsistencias entre los datos declarados en la hoja </w:t>
      </w:r>
      <w:r w:rsidRPr="00FA32EA">
        <w:rPr>
          <w:i/>
          <w:iCs/>
        </w:rPr>
        <w:t>“NOMBRE”</w:t>
      </w:r>
      <w:r w:rsidRPr="007C5FE4">
        <w:t xml:space="preserve"> de cada archivo REM</w:t>
      </w:r>
      <w:r>
        <w:t xml:space="preserve">, el consolidado de nombres usados por cada establecimiento </w:t>
      </w:r>
      <w:r w:rsidRPr="007C5FE4">
        <w:t>y las referencias oficiales, incluyendo:</w:t>
      </w:r>
    </w:p>
    <w:p w14:paraId="0C3B5569" w14:textId="77777777" w:rsidR="00D955BF" w:rsidRDefault="00D955BF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38" w:author="Karina Stapfer Jara" w:date="2025-11-11T14:42:00Z" w16du:dateUtc="2025-11-11T17:42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7C5FE4">
        <w:t>Coincidencia entre el nombre del archivo y la información contenida en la portada.</w:t>
      </w:r>
    </w:p>
    <w:p w14:paraId="5B484DC6" w14:textId="77777777" w:rsidR="00D955BF" w:rsidRDefault="00D955BF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39" w:author="Karina Stapfer Jara" w:date="2025-11-11T14:42:00Z" w16du:dateUtc="2025-11-11T17:42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7C5FE4">
        <w:t>Verificación del código y nombre del establecimiento.</w:t>
      </w:r>
    </w:p>
    <w:p w14:paraId="7FDC7A58" w14:textId="77777777" w:rsidR="00D955BF" w:rsidRDefault="00D955BF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40" w:author="Karina Stapfer Jara" w:date="2025-11-11T14:42:00Z" w16du:dateUtc="2025-11-11T17:42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7C5FE4">
        <w:t>Validación de la comuna y el mes del período</w:t>
      </w:r>
      <w:r>
        <w:t xml:space="preserve"> informado</w:t>
      </w:r>
      <w:r w:rsidRPr="007C5FE4">
        <w:t>.</w:t>
      </w:r>
    </w:p>
    <w:p w14:paraId="484E84DE" w14:textId="77777777" w:rsidR="00D955BF" w:rsidRDefault="00D955BF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41" w:author="Karina Stapfer Jara" w:date="2025-11-11T14:42:00Z" w16du:dateUtc="2025-11-11T17:42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7C5FE4">
        <w:t xml:space="preserve">Revisión de la versión de la serie, </w:t>
      </w:r>
      <w:r>
        <w:t xml:space="preserve">conforme a </w:t>
      </w:r>
      <w:r w:rsidRPr="007C5FE4">
        <w:t>los archivos de control del aplicativo.</w:t>
      </w:r>
    </w:p>
    <w:p w14:paraId="074C1F14" w14:textId="77777777" w:rsidR="00D955BF" w:rsidRDefault="00D955BF" w:rsidP="00D955BF">
      <w:pPr>
        <w:ind w:left="360"/>
      </w:pPr>
      <w:r>
        <w:t xml:space="preserve">En la columna </w:t>
      </w:r>
      <w:r w:rsidRPr="00FA32EA">
        <w:rPr>
          <w:i/>
          <w:iCs/>
        </w:rPr>
        <w:t xml:space="preserve">“estado_final” </w:t>
      </w:r>
      <w:r>
        <w:t>se presenta el resultado global de todas las validaciones incluidas en esta hoja:</w:t>
      </w:r>
    </w:p>
    <w:p w14:paraId="0E51015C" w14:textId="77777777" w:rsidR="00D955BF" w:rsidRDefault="00D955BF" w:rsidP="00D955BF">
      <w:pPr>
        <w:pStyle w:val="Prrafodelista"/>
        <w:numPr>
          <w:ilvl w:val="0"/>
          <w:numId w:val="13"/>
        </w:numPr>
        <w:spacing w:after="160" w:line="278" w:lineRule="auto"/>
      </w:pPr>
      <w:r>
        <w:t xml:space="preserve">Se mostrará </w:t>
      </w:r>
      <w:r w:rsidRPr="00FA32EA">
        <w:rPr>
          <w:i/>
          <w:iCs/>
        </w:rPr>
        <w:t>“OK”</w:t>
      </w:r>
      <w:r>
        <w:t xml:space="preserve"> cuando todas las verificaciones sean correctas.</w:t>
      </w:r>
    </w:p>
    <w:p w14:paraId="54ADD7A6" w14:textId="77777777" w:rsidR="00D955BF" w:rsidRDefault="00D955BF" w:rsidP="00D955BF">
      <w:pPr>
        <w:pStyle w:val="Prrafodelista"/>
        <w:numPr>
          <w:ilvl w:val="0"/>
          <w:numId w:val="13"/>
        </w:numPr>
        <w:spacing w:after="160" w:line="278" w:lineRule="auto"/>
      </w:pPr>
      <w:r>
        <w:t xml:space="preserve">Se mostrará </w:t>
      </w:r>
      <w:r w:rsidRPr="00FA32EA">
        <w:rPr>
          <w:i/>
          <w:iCs/>
        </w:rPr>
        <w:t>“ERROR”</w:t>
      </w:r>
      <w:r>
        <w:t xml:space="preserve"> si al menos una validación contiene una observación incorrecta.</w:t>
      </w:r>
    </w:p>
    <w:p w14:paraId="2C36E21C" w14:textId="77777777" w:rsidR="00D955BF" w:rsidRPr="007A0821" w:rsidRDefault="00D955BF" w:rsidP="00D955BF">
      <w:pPr>
        <w:ind w:left="360"/>
      </w:pPr>
      <w:r w:rsidRPr="005A5FC6">
        <w:rPr>
          <w:b/>
          <w:bCs/>
          <w:rPrChange w:id="42" w:author="Karina Stapfer Jara" w:date="2025-11-11T14:43:00Z" w16du:dateUtc="2025-11-11T17:43:00Z">
            <w:rPr/>
          </w:rPrChange>
        </w:rPr>
        <w:t>Nota:</w:t>
      </w:r>
      <w:r>
        <w:t xml:space="preserve"> Para las columnas </w:t>
      </w:r>
      <w:r w:rsidRPr="00FA32EA">
        <w:rPr>
          <w:i/>
          <w:iCs/>
        </w:rPr>
        <w:t xml:space="preserve">“valida_establecimiento_nombre_oficial” </w:t>
      </w:r>
      <w:r>
        <w:t xml:space="preserve">y </w:t>
      </w:r>
      <w:r w:rsidRPr="00FA32EA">
        <w:rPr>
          <w:i/>
          <w:iCs/>
        </w:rPr>
        <w:t xml:space="preserve">“valida_establecimiento_nombre_alias” </w:t>
      </w:r>
      <w:r w:rsidRPr="005C243F">
        <w:t>se validarán de manera conjunta</w:t>
      </w:r>
      <w:r w:rsidRPr="00FA32EA">
        <w:rPr>
          <w:i/>
          <w:iCs/>
        </w:rPr>
        <w:t>,</w:t>
      </w:r>
      <w:r>
        <w:t xml:space="preserve"> el resultado será </w:t>
      </w:r>
      <w:r w:rsidRPr="00FA32EA">
        <w:rPr>
          <w:i/>
          <w:iCs/>
        </w:rPr>
        <w:t>“OK”</w:t>
      </w:r>
      <w:r>
        <w:t xml:space="preserve"> si al menos una de ellas posee el estado </w:t>
      </w:r>
      <w:r w:rsidRPr="00FA32EA">
        <w:rPr>
          <w:i/>
          <w:iCs/>
        </w:rPr>
        <w:t>“OK”.</w:t>
      </w:r>
    </w:p>
    <w:p w14:paraId="508D07BD" w14:textId="77777777" w:rsidR="00D955BF" w:rsidRDefault="00D955BF" w:rsidP="00D955BF"/>
    <w:p w14:paraId="4D6EC702" w14:textId="77777777" w:rsidR="00D955BF" w:rsidRDefault="00D955BF" w:rsidP="00D955BF">
      <w:pPr>
        <w:rPr>
          <w:sz w:val="28"/>
          <w:szCs w:val="28"/>
          <w:vertAlign w:val="superscript"/>
        </w:rPr>
      </w:pPr>
      <w:bookmarkStart w:id="43" w:name="_Hlk209431313"/>
      <w:r w:rsidRPr="005C243F">
        <w:rPr>
          <w:noProof/>
          <w:sz w:val="28"/>
          <w:szCs w:val="28"/>
          <w:vertAlign w:val="superscript"/>
        </w:rPr>
        <w:drawing>
          <wp:inline distT="0" distB="0" distL="0" distR="0" wp14:anchorId="09234CA9" wp14:editId="2A40B514">
            <wp:extent cx="5612130" cy="4255135"/>
            <wp:effectExtent l="0" t="0" r="7620" b="0"/>
            <wp:docPr id="1852059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59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8067" w14:textId="77777777" w:rsidR="00D955BF" w:rsidRPr="00FA32EA" w:rsidRDefault="00D955BF" w:rsidP="00D955BF">
      <w:pPr>
        <w:jc w:val="center"/>
        <w:rPr>
          <w:sz w:val="20"/>
          <w:szCs w:val="20"/>
        </w:rPr>
      </w:pPr>
      <w:r w:rsidRPr="00FA32EA">
        <w:rPr>
          <w:sz w:val="20"/>
          <w:szCs w:val="20"/>
        </w:rPr>
        <w:t>Figura 5: Diccionario del reporte de portadas.</w:t>
      </w:r>
      <w:bookmarkEnd w:id="43"/>
    </w:p>
    <w:p w14:paraId="72ABBFBD" w14:textId="77777777" w:rsidR="00D955BF" w:rsidRDefault="00D955BF" w:rsidP="00D955BF">
      <w:pPr>
        <w:rPr>
          <w:b/>
          <w:bCs/>
        </w:rPr>
      </w:pPr>
    </w:p>
    <w:p w14:paraId="41E7AB13" w14:textId="5A18D7E7" w:rsidR="00D955BF" w:rsidRDefault="00D955BF">
      <w:pPr>
        <w:pStyle w:val="Prrafodelista"/>
        <w:numPr>
          <w:ilvl w:val="0"/>
          <w:numId w:val="14"/>
        </w:numPr>
        <w:spacing w:after="160" w:line="278" w:lineRule="auto"/>
        <w:jc w:val="both"/>
        <w:pPrChange w:id="44" w:author="Karina Stapfer Jara" w:date="2025-11-11T14:43:00Z" w16du:dateUtc="2025-11-11T17:43:00Z">
          <w:pPr>
            <w:pStyle w:val="Prrafodelista"/>
            <w:numPr>
              <w:numId w:val="14"/>
            </w:numPr>
            <w:spacing w:after="160" w:line="278" w:lineRule="auto"/>
            <w:ind w:hanging="360"/>
          </w:pPr>
        </w:pPrChange>
      </w:pPr>
      <w:r w:rsidRPr="00FA32EA">
        <w:rPr>
          <w:b/>
          <w:bCs/>
        </w:rPr>
        <w:t>Error Formato de Celda</w:t>
      </w:r>
      <w:ins w:id="45" w:author="Karina Stapfer Jara" w:date="2025-11-11T14:43:00Z" w16du:dateUtc="2025-11-11T17:43:00Z">
        <w:r w:rsidR="005A5FC6">
          <w:rPr>
            <w:b/>
            <w:bCs/>
          </w:rPr>
          <w:t>s</w:t>
        </w:r>
      </w:ins>
      <w:r w:rsidRPr="00FA32EA">
        <w:rPr>
          <w:b/>
          <w:bCs/>
        </w:rPr>
        <w:t>:</w:t>
      </w:r>
      <w:r w:rsidRPr="00DE449D">
        <w:t xml:space="preserve"> </w:t>
      </w:r>
      <w:r>
        <w:t xml:space="preserve">Esta hoja presenta el reporte </w:t>
      </w:r>
      <w:r w:rsidRPr="00FA32EA">
        <w:rPr>
          <w:i/>
          <w:iCs/>
        </w:rPr>
        <w:t>“Error Formato de Celdas”</w:t>
      </w:r>
      <w:r>
        <w:t xml:space="preserve"> para las series REM analizadas. </w:t>
      </w:r>
      <w:r w:rsidRPr="002678D9">
        <w:t>Su propósito es verificar que los valores contenidos en las celdas cumplan con los tipos de formato admitidos, asegurando que:</w:t>
      </w:r>
    </w:p>
    <w:p w14:paraId="6F9AC3A7" w14:textId="77777777" w:rsidR="00D955BF" w:rsidRDefault="00D955BF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46" w:author="Karina Stapfer Jara" w:date="2025-11-11T14:43:00Z" w16du:dateUtc="2025-11-11T17:43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2678D9">
        <w:t>No existan valores no numéricos en celdas que exigen datos numéricos.</w:t>
      </w:r>
    </w:p>
    <w:p w14:paraId="1F50D003" w14:textId="77777777" w:rsidR="00D955BF" w:rsidRDefault="00D955BF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47" w:author="Karina Stapfer Jara" w:date="2025-11-11T14:43:00Z" w16du:dateUtc="2025-11-11T17:43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2678D9">
        <w:t>No se registren números negativos en campos donde no están permitidos.</w:t>
      </w:r>
    </w:p>
    <w:p w14:paraId="7A48BDC1" w14:textId="77777777" w:rsidR="00D955BF" w:rsidRDefault="00D955BF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48" w:author="Karina Stapfer Jara" w:date="2025-11-11T14:43:00Z" w16du:dateUtc="2025-11-11T17:43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2678D9">
        <w:t>Las celdas que permiten la imputación de valores decimales los acepten correctamente.</w:t>
      </w:r>
    </w:p>
    <w:p w14:paraId="53A49DEE" w14:textId="77777777" w:rsidR="00D955BF" w:rsidRDefault="00D955BF">
      <w:pPr>
        <w:ind w:left="360"/>
        <w:jc w:val="both"/>
        <w:pPrChange w:id="49" w:author="Karina Stapfer Jara" w:date="2025-11-11T14:43:00Z" w16du:dateUtc="2025-11-11T17:43:00Z">
          <w:pPr>
            <w:ind w:left="360"/>
          </w:pPr>
        </w:pPrChange>
      </w:pPr>
      <w:r w:rsidRPr="002678D9">
        <w:t xml:space="preserve">La estructura de este reporte se detalla en la </w:t>
      </w:r>
      <w:r w:rsidRPr="00FA32EA">
        <w:rPr>
          <w:i/>
          <w:iCs/>
        </w:rPr>
        <w:t>“Figura 6: Diccionario de reporte Error Formato de Celda”</w:t>
      </w:r>
      <w:r w:rsidRPr="002678D9">
        <w:t>, donde se describen los campos incluidos, su significado y los valores posibles.</w:t>
      </w:r>
    </w:p>
    <w:p w14:paraId="6D4BA75F" w14:textId="77777777" w:rsidR="00D955BF" w:rsidRDefault="00D955BF" w:rsidP="00D955BF">
      <w:r w:rsidRPr="00C3123A">
        <w:rPr>
          <w:noProof/>
        </w:rPr>
        <w:lastRenderedPageBreak/>
        <w:drawing>
          <wp:inline distT="0" distB="0" distL="0" distR="0" wp14:anchorId="0F6F9743" wp14:editId="470A9465">
            <wp:extent cx="5314950" cy="1224915"/>
            <wp:effectExtent l="0" t="0" r="0" b="0"/>
            <wp:docPr id="436958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58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E7A5" w14:textId="77777777" w:rsidR="00D955BF" w:rsidRDefault="00D955BF" w:rsidP="00D955BF">
      <w:pPr>
        <w:jc w:val="center"/>
        <w:rPr>
          <w:sz w:val="20"/>
          <w:szCs w:val="20"/>
        </w:rPr>
      </w:pPr>
      <w:r w:rsidRPr="00FA32EA">
        <w:rPr>
          <w:sz w:val="20"/>
          <w:szCs w:val="20"/>
        </w:rPr>
        <w:t>Figura 6: Diccionario de reporte error formato de celda.</w:t>
      </w:r>
    </w:p>
    <w:p w14:paraId="42A3496F" w14:textId="77777777" w:rsidR="00D955BF" w:rsidRPr="00FA32EA" w:rsidRDefault="00D955BF" w:rsidP="00D955BF">
      <w:pPr>
        <w:jc w:val="center"/>
        <w:rPr>
          <w:sz w:val="20"/>
          <w:szCs w:val="20"/>
        </w:rPr>
      </w:pPr>
    </w:p>
    <w:p w14:paraId="0D44EC69" w14:textId="77777777" w:rsidR="00D955BF" w:rsidRPr="00467A21" w:rsidRDefault="00D955BF" w:rsidP="00D955BF">
      <w:r w:rsidRPr="002678D9">
        <w:t xml:space="preserve">En las </w:t>
      </w:r>
      <w:r w:rsidRPr="00467A21">
        <w:t>observaciones del reporte pueden identificarse las siguientes situaciones:</w:t>
      </w:r>
    </w:p>
    <w:p w14:paraId="282E3DC1" w14:textId="77777777" w:rsidR="00D955BF" w:rsidRPr="00467A21" w:rsidRDefault="00D955BF" w:rsidP="00D955BF">
      <w:pPr>
        <w:pStyle w:val="Prrafodelista"/>
        <w:numPr>
          <w:ilvl w:val="0"/>
          <w:numId w:val="13"/>
        </w:numPr>
        <w:spacing w:after="160" w:line="278" w:lineRule="auto"/>
      </w:pPr>
      <w:r w:rsidRPr="00467A21">
        <w:t>La celda contiene un valor negativo.</w:t>
      </w:r>
    </w:p>
    <w:p w14:paraId="1103E524" w14:textId="77777777" w:rsidR="00D955BF" w:rsidRPr="00467A21" w:rsidRDefault="00D955BF" w:rsidP="00D955BF">
      <w:pPr>
        <w:pStyle w:val="Prrafodelista"/>
        <w:numPr>
          <w:ilvl w:val="0"/>
          <w:numId w:val="13"/>
        </w:numPr>
        <w:spacing w:after="160" w:line="278" w:lineRule="auto"/>
      </w:pPr>
      <w:r w:rsidRPr="00467A21">
        <w:t>La celda no tiene permitido imputar un valor Decimal y además contiene un valor negativo.</w:t>
      </w:r>
    </w:p>
    <w:p w14:paraId="5D7A4941" w14:textId="77777777" w:rsidR="00D955BF" w:rsidRPr="00467A21" w:rsidRDefault="00D955BF" w:rsidP="00D955BF">
      <w:pPr>
        <w:pStyle w:val="Prrafodelista"/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467A21">
        <w:t>La celda no tiene permitido imputar un valor Decimal.</w:t>
      </w:r>
    </w:p>
    <w:p w14:paraId="37591EC7" w14:textId="77777777" w:rsidR="00D955BF" w:rsidRPr="00467A21" w:rsidRDefault="00D955BF" w:rsidP="00D955BF">
      <w:pPr>
        <w:pStyle w:val="Prrafodelista"/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467A21">
        <w:t>La celda contiene valores de tipo no numéricos inválidos.</w:t>
      </w:r>
    </w:p>
    <w:p w14:paraId="70FE7BCD" w14:textId="77777777" w:rsidR="00D955BF" w:rsidRDefault="00D955BF" w:rsidP="00D955BF"/>
    <w:p w14:paraId="6DE05A8F" w14:textId="0D9586F7" w:rsidR="00D955BF" w:rsidRDefault="00D955BF" w:rsidP="00D955BF">
      <w:pPr>
        <w:pStyle w:val="Prrafodelista"/>
        <w:numPr>
          <w:ilvl w:val="0"/>
          <w:numId w:val="14"/>
        </w:numPr>
        <w:spacing w:after="160" w:line="278" w:lineRule="auto"/>
      </w:pPr>
      <w:r w:rsidRPr="00FA32EA">
        <w:rPr>
          <w:b/>
          <w:bCs/>
        </w:rPr>
        <w:t>Cambios:</w:t>
      </w:r>
      <w:r w:rsidRPr="00F41328">
        <w:t xml:space="preserve"> </w:t>
      </w:r>
      <w:r w:rsidRPr="007C5FE4">
        <w:t>E</w:t>
      </w:r>
      <w:r>
        <w:t>n e</w:t>
      </w:r>
      <w:r w:rsidRPr="007C5FE4">
        <w:t>st</w:t>
      </w:r>
      <w:r>
        <w:t>a hoja de</w:t>
      </w:r>
      <w:r w:rsidRPr="007C5FE4">
        <w:t xml:space="preserve"> reporte </w:t>
      </w:r>
      <w:r>
        <w:t xml:space="preserve">se </w:t>
      </w:r>
      <w:r w:rsidRPr="007C5FE4">
        <w:t>identifica</w:t>
      </w:r>
      <w:r>
        <w:t>n</w:t>
      </w:r>
      <w:r w:rsidRPr="007C5FE4">
        <w:t xml:space="preserve"> todas las modificaciones detectadas en los valor</w:t>
      </w:r>
      <w:r>
        <w:t xml:space="preserve">es </w:t>
      </w:r>
      <w:r w:rsidRPr="007C5FE4">
        <w:t xml:space="preserve">entre </w:t>
      </w:r>
      <w:del w:id="50" w:author="Karina Stapfer Jara" w:date="2025-11-11T14:44:00Z" w16du:dateUtc="2025-11-11T17:44:00Z">
        <w:r w:rsidRPr="007C5FE4" w:rsidDel="005A5FC6">
          <w:delText>los archivos emparejados</w:delText>
        </w:r>
      </w:del>
      <w:ins w:id="51" w:author="Karina Stapfer Jara" w:date="2025-11-11T14:44:00Z" w16du:dateUtc="2025-11-11T17:44:00Z">
        <w:r w:rsidR="005A5FC6">
          <w:t>dos archivos,</w:t>
        </w:r>
      </w:ins>
      <w:ins w:id="52" w:author="Karina Stapfer Jara" w:date="2025-11-11T14:45:00Z" w16du:dateUtc="2025-11-11T17:45:00Z">
        <w:r w:rsidR="005A5FC6">
          <w:t xml:space="preserve"> es decir al comparar dos archivos de un </w:t>
        </w:r>
      </w:ins>
      <w:ins w:id="53" w:author="Karina Stapfer Jara" w:date="2025-11-11T14:44:00Z" w16du:dateUtc="2025-11-11T17:44:00Z">
        <w:r w:rsidR="005A5FC6">
          <w:t>mismo mes.</w:t>
        </w:r>
      </w:ins>
    </w:p>
    <w:p w14:paraId="52FF2027" w14:textId="77777777" w:rsidR="00D955BF" w:rsidRPr="007C5FE4" w:rsidRDefault="00D955BF" w:rsidP="00D955BF">
      <w:pPr>
        <w:pStyle w:val="Prrafodelista"/>
      </w:pPr>
      <w:r w:rsidRPr="007C5FE4">
        <w:t xml:space="preserve">La estructura del reporte es </w:t>
      </w:r>
      <w:r>
        <w:t xml:space="preserve">como se muestra en la </w:t>
      </w:r>
      <w:r w:rsidRPr="00FA32EA">
        <w:rPr>
          <w:i/>
          <w:iCs/>
        </w:rPr>
        <w:t>“Figura 7: Diccionario reporte cambios”.</w:t>
      </w:r>
    </w:p>
    <w:p w14:paraId="208149EB" w14:textId="77777777" w:rsidR="00D955BF" w:rsidRDefault="00D955BF" w:rsidP="00D955BF">
      <w:pPr>
        <w:jc w:val="center"/>
        <w:rPr>
          <w:sz w:val="20"/>
          <w:szCs w:val="20"/>
        </w:rPr>
      </w:pPr>
      <w:r w:rsidRPr="00CB58AA">
        <w:rPr>
          <w:noProof/>
        </w:rPr>
        <w:drawing>
          <wp:inline distT="0" distB="0" distL="0" distR="0" wp14:anchorId="7BEBC339" wp14:editId="1EAD6E6D">
            <wp:extent cx="5612130" cy="2828925"/>
            <wp:effectExtent l="0" t="0" r="7620" b="9525"/>
            <wp:docPr id="1694060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60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2EA">
        <w:rPr>
          <w:sz w:val="20"/>
          <w:szCs w:val="20"/>
        </w:rPr>
        <w:t>Figura 7: Diccionario reporte cambios</w:t>
      </w:r>
    </w:p>
    <w:p w14:paraId="799C1F8B" w14:textId="77777777" w:rsidR="005A5FC6" w:rsidRDefault="005A5FC6" w:rsidP="005A5FC6">
      <w:pPr>
        <w:rPr>
          <w:ins w:id="54" w:author="Karina Stapfer Jara" w:date="2025-11-11T14:46:00Z" w16du:dateUtc="2025-11-11T17:46:00Z"/>
          <w:b/>
          <w:bCs/>
        </w:rPr>
      </w:pPr>
    </w:p>
    <w:p w14:paraId="1AFD765E" w14:textId="6581060E" w:rsidR="00D955BF" w:rsidRPr="005A5FC6" w:rsidDel="005A5FC6" w:rsidRDefault="005A5FC6">
      <w:pPr>
        <w:spacing w:line="276" w:lineRule="auto"/>
        <w:jc w:val="both"/>
        <w:outlineLvl w:val="0"/>
        <w:rPr>
          <w:del w:id="55" w:author="Karina Stapfer Jara" w:date="2025-11-11T14:46:00Z" w16du:dateUtc="2025-11-11T17:46:00Z"/>
          <w:rFonts w:ascii="Segoe UI Light" w:hAnsi="Segoe UI Light" w:cs="Segoe UI Light"/>
          <w:b/>
          <w:bCs/>
          <w:sz w:val="20"/>
          <w:szCs w:val="20"/>
          <w:rPrChange w:id="56" w:author="Karina Stapfer Jara" w:date="2025-11-11T14:46:00Z" w16du:dateUtc="2025-11-11T17:46:00Z">
            <w:rPr>
              <w:del w:id="57" w:author="Karina Stapfer Jara" w:date="2025-11-11T14:46:00Z" w16du:dateUtc="2025-11-11T17:46:00Z"/>
              <w:sz w:val="28"/>
              <w:szCs w:val="28"/>
              <w:vertAlign w:val="superscript"/>
            </w:rPr>
          </w:rPrChange>
        </w:rPr>
        <w:pPrChange w:id="58" w:author="Karina Stapfer Jara" w:date="2025-11-11T14:46:00Z" w16du:dateUtc="2025-11-11T17:46:00Z">
          <w:pPr>
            <w:jc w:val="center"/>
          </w:pPr>
        </w:pPrChange>
      </w:pPr>
      <w:bookmarkStart w:id="59" w:name="_Toc213764895"/>
      <w:ins w:id="60" w:author="Karina Stapfer Jara" w:date="2025-11-11T14:46:00Z" w16du:dateUtc="2025-11-11T17:46:00Z">
        <w:r>
          <w:rPr>
            <w:rFonts w:ascii="Segoe UI Light" w:hAnsi="Segoe UI Light" w:cs="Segoe UI Light"/>
            <w:b/>
            <w:bCs/>
            <w:sz w:val="20"/>
            <w:szCs w:val="20"/>
          </w:rPr>
          <w:t>EJECUCIÓN DEL APLICATIVO DE VALIDACIÓN REM: Directorios y archivos de salida de configuración.</w:t>
        </w:r>
      </w:ins>
      <w:bookmarkEnd w:id="59"/>
    </w:p>
    <w:p w14:paraId="08B2BE42" w14:textId="47B527BC" w:rsidR="00D955BF" w:rsidDel="005A5FC6" w:rsidRDefault="00D955BF" w:rsidP="00D955BF">
      <w:pPr>
        <w:jc w:val="center"/>
        <w:rPr>
          <w:del w:id="61" w:author="Karina Stapfer Jara" w:date="2025-11-11T14:46:00Z" w16du:dateUtc="2025-11-11T17:46:00Z"/>
          <w:b/>
          <w:bCs/>
        </w:rPr>
      </w:pPr>
      <w:del w:id="62" w:author="Karina Stapfer Jara" w:date="2025-11-11T14:46:00Z" w16du:dateUtc="2025-11-11T17:46:00Z">
        <w:r w:rsidRPr="00FF0C9C" w:rsidDel="005A5FC6">
          <w:rPr>
            <w:b/>
            <w:bCs/>
          </w:rPr>
          <w:delText>Directorios y archivos de salida de configuración</w:delText>
        </w:r>
      </w:del>
    </w:p>
    <w:p w14:paraId="4C398FBD" w14:textId="77777777" w:rsidR="00D955BF" w:rsidRDefault="00D955BF">
      <w:pPr>
        <w:pStyle w:val="Prrafodelista"/>
        <w:numPr>
          <w:ilvl w:val="0"/>
          <w:numId w:val="16"/>
        </w:numPr>
        <w:spacing w:after="160" w:line="278" w:lineRule="auto"/>
        <w:jc w:val="both"/>
        <w:pPrChange w:id="63" w:author="Karina Stapfer Jara" w:date="2025-11-11T14:46:00Z" w16du:dateUtc="2025-11-11T17:46:00Z">
          <w:pPr>
            <w:pStyle w:val="Prrafodelista"/>
            <w:numPr>
              <w:numId w:val="16"/>
            </w:numPr>
            <w:spacing w:after="160" w:line="278" w:lineRule="auto"/>
            <w:ind w:hanging="360"/>
          </w:pPr>
        </w:pPrChange>
      </w:pPr>
      <w:r w:rsidRPr="00440F8D">
        <w:t xml:space="preserve">Durante la ejecución, el aplicativo genera en el directorio </w:t>
      </w:r>
      <w:r>
        <w:t>“</w:t>
      </w:r>
      <w:r w:rsidRPr="00FA32EA">
        <w:rPr>
          <w:i/>
          <w:iCs/>
        </w:rPr>
        <w:t>control”</w:t>
      </w:r>
      <w:r w:rsidRPr="00440F8D">
        <w:t xml:space="preserve"> un archivo llamado </w:t>
      </w:r>
      <w:r w:rsidRPr="00FA32EA">
        <w:rPr>
          <w:b/>
          <w:bCs/>
          <w:i/>
          <w:iCs/>
        </w:rPr>
        <w:t>“cambios.log”</w:t>
      </w:r>
      <w:r w:rsidRPr="00FA32EA">
        <w:rPr>
          <w:i/>
          <w:iCs/>
        </w:rPr>
        <w:t>,</w:t>
      </w:r>
      <w:r w:rsidRPr="00440F8D">
        <w:t xml:space="preserve"> donde se registran todos los errores</w:t>
      </w:r>
      <w:r>
        <w:t xml:space="preserve">, </w:t>
      </w:r>
      <w:r w:rsidRPr="00440F8D">
        <w:t>en caso de existir</w:t>
      </w:r>
      <w:r>
        <w:t xml:space="preserve"> </w:t>
      </w:r>
      <w:r w:rsidRPr="00440F8D">
        <w:t>y mensajes informativos relacionados con los procesos y tareas ejecutadas. Este archivo funciona como una bitácora que permite hacer seguimiento y auditoría de la ejecución.</w:t>
      </w:r>
      <w:r w:rsidRPr="00440F8D">
        <w:br/>
        <w:t xml:space="preserve">Véase la </w:t>
      </w:r>
      <w:r>
        <w:t>“</w:t>
      </w:r>
      <w:r w:rsidRPr="00FA32EA">
        <w:rPr>
          <w:i/>
          <w:iCs/>
        </w:rPr>
        <w:t>Figura 8: Archivo de configuración cambios.log”</w:t>
      </w:r>
      <w:r w:rsidRPr="00440F8D">
        <w:t xml:space="preserve"> para una referencia visual.</w:t>
      </w:r>
    </w:p>
    <w:p w14:paraId="574C347A" w14:textId="77777777" w:rsidR="00D955BF" w:rsidRDefault="00D955BF" w:rsidP="005A5FC6">
      <w:pPr>
        <w:pStyle w:val="Prrafodelista"/>
        <w:jc w:val="both"/>
        <w:rPr>
          <w:ins w:id="64" w:author="Karina Stapfer Jara" w:date="2025-11-11T14:47:00Z" w16du:dateUtc="2025-11-11T17:47:00Z"/>
        </w:rPr>
      </w:pPr>
      <w:r w:rsidRPr="00440F8D">
        <w:t xml:space="preserve">Véase la </w:t>
      </w:r>
      <w:r w:rsidRPr="00FA32EA">
        <w:rPr>
          <w:i/>
          <w:iCs/>
        </w:rPr>
        <w:t xml:space="preserve">“Figura 9: Directorio de configuración - cambios.log” </w:t>
      </w:r>
      <w:r w:rsidRPr="002B586B">
        <w:t>para revisar la estructura del directorio.</w:t>
      </w:r>
    </w:p>
    <w:p w14:paraId="48FDA855" w14:textId="77777777" w:rsidR="005A5FC6" w:rsidRDefault="005A5FC6">
      <w:pPr>
        <w:pStyle w:val="Prrafodelista"/>
        <w:jc w:val="both"/>
        <w:pPrChange w:id="65" w:author="Karina Stapfer Jara" w:date="2025-11-11T14:46:00Z" w16du:dateUtc="2025-11-11T17:46:00Z">
          <w:pPr>
            <w:pStyle w:val="Prrafodelista"/>
          </w:pPr>
        </w:pPrChange>
      </w:pPr>
    </w:p>
    <w:p w14:paraId="21861EF6" w14:textId="56066760" w:rsidR="00D955BF" w:rsidRDefault="00D955BF">
      <w:pPr>
        <w:pStyle w:val="Prrafodelista"/>
        <w:numPr>
          <w:ilvl w:val="0"/>
          <w:numId w:val="16"/>
        </w:numPr>
        <w:spacing w:after="160" w:line="278" w:lineRule="auto"/>
        <w:jc w:val="both"/>
        <w:pPrChange w:id="66" w:author="Karina Stapfer Jara" w:date="2025-11-11T14:46:00Z" w16du:dateUtc="2025-11-11T17:46:00Z">
          <w:pPr>
            <w:pStyle w:val="Prrafodelista"/>
            <w:numPr>
              <w:numId w:val="16"/>
            </w:numPr>
            <w:spacing w:after="160" w:line="278" w:lineRule="auto"/>
            <w:ind w:hanging="360"/>
          </w:pPr>
        </w:pPrChange>
      </w:pPr>
      <w:r w:rsidRPr="00440F8D">
        <w:t xml:space="preserve">Asimismo, el aplicativo crea un nuevo directorio llamado </w:t>
      </w:r>
      <w:r w:rsidRPr="00FA32EA">
        <w:rPr>
          <w:i/>
          <w:iCs/>
        </w:rPr>
        <w:t>“</w:t>
      </w:r>
      <w:r w:rsidRPr="00FA32EA">
        <w:rPr>
          <w:b/>
          <w:bCs/>
          <w:i/>
          <w:iCs/>
        </w:rPr>
        <w:t>historia”</w:t>
      </w:r>
      <w:r>
        <w:t xml:space="preserve">, </w:t>
      </w:r>
      <w:r w:rsidRPr="00440F8D">
        <w:t>si es que no existe previamente</w:t>
      </w:r>
      <w:r>
        <w:t xml:space="preserve">. </w:t>
      </w:r>
      <w:r w:rsidRPr="00440F8D">
        <w:t>En este directorio se depositan, por cada ejecución</w:t>
      </w:r>
      <w:ins w:id="67" w:author="Karina Stapfer Jara" w:date="2025-11-11T14:47:00Z" w16du:dateUtc="2025-11-11T17:47:00Z">
        <w:r w:rsidR="005A5FC6">
          <w:t xml:space="preserve"> del aplicativo</w:t>
        </w:r>
      </w:ins>
      <w:r w:rsidRPr="00440F8D">
        <w:t>, los siguientes elementos:</w:t>
      </w:r>
    </w:p>
    <w:p w14:paraId="315E99C3" w14:textId="77777777" w:rsidR="00D955BF" w:rsidRDefault="00D955BF">
      <w:pPr>
        <w:pStyle w:val="Prrafodelista"/>
        <w:numPr>
          <w:ilvl w:val="0"/>
          <w:numId w:val="11"/>
        </w:numPr>
        <w:spacing w:after="160" w:line="278" w:lineRule="auto"/>
        <w:jc w:val="both"/>
        <w:pPrChange w:id="68" w:author="Karina Stapfer Jara" w:date="2025-11-11T14:46:00Z" w16du:dateUtc="2025-11-11T17:46:00Z">
          <w:pPr>
            <w:pStyle w:val="Prrafodelista"/>
            <w:numPr>
              <w:numId w:val="11"/>
            </w:numPr>
            <w:spacing w:after="160" w:line="278" w:lineRule="auto"/>
            <w:ind w:left="1080" w:hanging="360"/>
          </w:pPr>
        </w:pPrChange>
      </w:pPr>
      <w:r w:rsidRPr="00440F8D">
        <w:t xml:space="preserve">El directorio completo </w:t>
      </w:r>
      <w:r w:rsidRPr="00FA32EA">
        <w:rPr>
          <w:i/>
          <w:iCs/>
        </w:rPr>
        <w:t>“</w:t>
      </w:r>
      <w:r w:rsidRPr="00FA32EA">
        <w:rPr>
          <w:b/>
          <w:bCs/>
          <w:i/>
          <w:iCs/>
        </w:rPr>
        <w:t>control”</w:t>
      </w:r>
      <w:r w:rsidRPr="00440F8D">
        <w:t>, con todo su contenido actual.</w:t>
      </w:r>
    </w:p>
    <w:p w14:paraId="153D91E1" w14:textId="77777777" w:rsidR="00D955BF" w:rsidRDefault="00D955BF">
      <w:pPr>
        <w:pStyle w:val="Prrafodelista"/>
        <w:numPr>
          <w:ilvl w:val="0"/>
          <w:numId w:val="11"/>
        </w:numPr>
        <w:spacing w:after="160" w:line="278" w:lineRule="auto"/>
        <w:jc w:val="both"/>
        <w:pPrChange w:id="69" w:author="Karina Stapfer Jara" w:date="2025-11-11T14:46:00Z" w16du:dateUtc="2025-11-11T17:46:00Z">
          <w:pPr>
            <w:pStyle w:val="Prrafodelista"/>
            <w:numPr>
              <w:numId w:val="11"/>
            </w:numPr>
            <w:spacing w:after="160" w:line="278" w:lineRule="auto"/>
            <w:ind w:left="1080" w:hanging="360"/>
          </w:pPr>
        </w:pPrChange>
      </w:pPr>
      <w:r>
        <w:t>E</w:t>
      </w:r>
      <w:r w:rsidRPr="00440F8D">
        <w:t xml:space="preserve">l directorio completo </w:t>
      </w:r>
      <w:r>
        <w:t>“</w:t>
      </w:r>
      <w:r w:rsidRPr="00FA32EA">
        <w:rPr>
          <w:b/>
          <w:bCs/>
          <w:i/>
          <w:iCs/>
        </w:rPr>
        <w:t>resultados”</w:t>
      </w:r>
      <w:r w:rsidRPr="00440F8D">
        <w:t>, con todos los archivos generados en la ejecución.</w:t>
      </w:r>
    </w:p>
    <w:p w14:paraId="76121583" w14:textId="77777777" w:rsidR="00D955BF" w:rsidRPr="00FA32EA" w:rsidRDefault="00D955BF">
      <w:pPr>
        <w:ind w:left="720"/>
        <w:jc w:val="both"/>
        <w:pPrChange w:id="70" w:author="Karina Stapfer Jara" w:date="2025-11-11T14:46:00Z" w16du:dateUtc="2025-11-11T17:46:00Z">
          <w:pPr>
            <w:ind w:left="720"/>
          </w:pPr>
        </w:pPrChange>
      </w:pPr>
      <w:r w:rsidRPr="00440F8D">
        <w:t>Ambos directorios se comprimen en un archivo .zip, cuyo nombre corresponde a la fecha y hora de procesamiento, siguiendo el formato:</w:t>
      </w:r>
      <w:r>
        <w:t xml:space="preserve"> “</w:t>
      </w:r>
      <w:r w:rsidRPr="00440F8D">
        <w:t>yyyymmdd_hhmmss.zip</w:t>
      </w:r>
      <w:r>
        <w:t>”</w:t>
      </w:r>
      <w:r w:rsidRPr="00440F8D">
        <w:t>.</w:t>
      </w:r>
      <w:r w:rsidRPr="00440F8D">
        <w:br/>
        <w:t xml:space="preserve">La estructura generada se muestra en la </w:t>
      </w:r>
      <w:r w:rsidRPr="00FA32EA">
        <w:rPr>
          <w:i/>
          <w:iCs/>
        </w:rPr>
        <w:t>“Figura 10: Directorio de configuración – historia.”</w:t>
      </w:r>
    </w:p>
    <w:p w14:paraId="2ED04C4F" w14:textId="77777777" w:rsidR="00D955BF" w:rsidRDefault="00D955BF" w:rsidP="00D955BF">
      <w:pPr>
        <w:rPr>
          <w:i/>
          <w:iCs/>
        </w:rPr>
      </w:pPr>
    </w:p>
    <w:p w14:paraId="080C4726" w14:textId="77777777" w:rsidR="00D955BF" w:rsidRDefault="00D955BF" w:rsidP="00D955BF">
      <w:r>
        <w:rPr>
          <w:i/>
          <w:iCs/>
          <w:noProof/>
          <w:sz w:val="28"/>
          <w:szCs w:val="28"/>
          <w:vertAlign w:val="superscript"/>
        </w:rPr>
        <w:drawing>
          <wp:inline distT="0" distB="0" distL="0" distR="0" wp14:anchorId="7E7203DE" wp14:editId="770B454B">
            <wp:extent cx="5612130" cy="2614295"/>
            <wp:effectExtent l="19050" t="19050" r="26670" b="14605"/>
            <wp:docPr id="206242677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26774" name="Imagen 20624267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42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12251D" w14:textId="77777777" w:rsidR="00D955BF" w:rsidRPr="00277865" w:rsidRDefault="00D955BF" w:rsidP="00D955BF">
      <w:pPr>
        <w:jc w:val="center"/>
        <w:rPr>
          <w:sz w:val="20"/>
          <w:szCs w:val="20"/>
        </w:rPr>
      </w:pPr>
      <w:r w:rsidRPr="00277865">
        <w:rPr>
          <w:sz w:val="20"/>
          <w:szCs w:val="20"/>
        </w:rPr>
        <w:t>Figura 8: Archivo de configuración cambios.log</w:t>
      </w:r>
    </w:p>
    <w:p w14:paraId="0526BF1A" w14:textId="77777777" w:rsidR="00D955BF" w:rsidRDefault="00D955BF" w:rsidP="00D955BF"/>
    <w:p w14:paraId="3A7DFBB2" w14:textId="77777777" w:rsidR="00D955BF" w:rsidRPr="00440F8D" w:rsidRDefault="00D955BF" w:rsidP="00D955BF"/>
    <w:p w14:paraId="0E2DBECC" w14:textId="77777777" w:rsidR="00D955BF" w:rsidRDefault="00D955BF" w:rsidP="00D955BF">
      <w:pPr>
        <w:jc w:val="center"/>
      </w:pPr>
      <w:r>
        <w:rPr>
          <w:noProof/>
        </w:rPr>
        <w:drawing>
          <wp:inline distT="0" distB="0" distL="0" distR="0" wp14:anchorId="066E52F3" wp14:editId="5170DBC4">
            <wp:extent cx="2819794" cy="4353533"/>
            <wp:effectExtent l="19050" t="19050" r="19050" b="28575"/>
            <wp:docPr id="13989730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3070" name="Imagen 13989730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3535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FD5781" w14:textId="77777777" w:rsidR="00D955BF" w:rsidRPr="00277865" w:rsidRDefault="00D955BF" w:rsidP="00D955BF">
      <w:pPr>
        <w:jc w:val="center"/>
        <w:rPr>
          <w:sz w:val="20"/>
          <w:szCs w:val="20"/>
        </w:rPr>
      </w:pPr>
      <w:r w:rsidRPr="00277865">
        <w:rPr>
          <w:sz w:val="20"/>
          <w:szCs w:val="20"/>
        </w:rPr>
        <w:t>Figura 9: Directorio de configuración - cambios.log</w:t>
      </w:r>
    </w:p>
    <w:p w14:paraId="1112969B" w14:textId="77777777" w:rsidR="00D955BF" w:rsidRPr="00C629B5" w:rsidRDefault="00D955BF" w:rsidP="00D955BF"/>
    <w:p w14:paraId="11286844" w14:textId="77777777" w:rsidR="00D955BF" w:rsidRDefault="00D955BF" w:rsidP="00D955BF">
      <w:pPr>
        <w:jc w:val="center"/>
        <w:rPr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noProof/>
        </w:rPr>
        <w:lastRenderedPageBreak/>
        <w:drawing>
          <wp:inline distT="0" distB="0" distL="0" distR="0" wp14:anchorId="71ABBD79" wp14:editId="6490D1E7">
            <wp:extent cx="2819794" cy="4353533"/>
            <wp:effectExtent l="19050" t="19050" r="19050" b="28575"/>
            <wp:docPr id="137129914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99149" name="Imagen 137129914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3535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34B5C5" w14:textId="77777777" w:rsidR="00D955BF" w:rsidRPr="00277865" w:rsidRDefault="00D955BF" w:rsidP="00D955BF">
      <w:pPr>
        <w:jc w:val="center"/>
        <w:rPr>
          <w:sz w:val="20"/>
          <w:szCs w:val="20"/>
        </w:rPr>
      </w:pPr>
      <w:r w:rsidRPr="00277865">
        <w:rPr>
          <w:sz w:val="20"/>
          <w:szCs w:val="20"/>
        </w:rPr>
        <w:t>Figura 10: Directorio de configuración - historia.</w:t>
      </w:r>
    </w:p>
    <w:p w14:paraId="3F2E21D4" w14:textId="77777777" w:rsidR="00D955BF" w:rsidRPr="00C629B5" w:rsidRDefault="00D955BF" w:rsidP="00D955BF">
      <w:pPr>
        <w:rPr>
          <w:i/>
          <w:iCs/>
          <w:sz w:val="28"/>
          <w:szCs w:val="28"/>
          <w:vertAlign w:val="superscript"/>
        </w:rPr>
      </w:pPr>
    </w:p>
    <w:p w14:paraId="45C2FEAA" w14:textId="77777777" w:rsidR="00D955BF" w:rsidRPr="008C616B" w:rsidRDefault="00D955BF" w:rsidP="00D955BF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</w:p>
    <w:p w14:paraId="669582A6" w14:textId="77777777" w:rsidR="00D955BF" w:rsidRPr="00D955BF" w:rsidRDefault="00D955BF" w:rsidP="00D955BF">
      <w:pPr>
        <w:pStyle w:val="Prrafodelista"/>
        <w:spacing w:after="160" w:line="278" w:lineRule="auto"/>
      </w:pPr>
    </w:p>
    <w:p w14:paraId="0BE1B2A4" w14:textId="64CD5D73" w:rsidR="005C5514" w:rsidRDefault="005C5514" w:rsidP="005C5514">
      <w:pPr>
        <w:spacing w:line="276" w:lineRule="auto"/>
        <w:jc w:val="both"/>
        <w:rPr>
          <w:rFonts w:ascii="Segoe UI Light" w:hAnsi="Segoe UI Light" w:cs="Segoe UI Light"/>
          <w:sz w:val="20"/>
          <w:szCs w:val="20"/>
        </w:rPr>
      </w:pPr>
    </w:p>
    <w:sectPr w:rsidR="005C5514" w:rsidSect="00BF798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 w:code="1"/>
      <w:pgMar w:top="2268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26754" w14:textId="77777777" w:rsidR="00C0661C" w:rsidRDefault="00C0661C" w:rsidP="00E229D8">
      <w:pPr>
        <w:spacing w:after="0" w:line="240" w:lineRule="auto"/>
      </w:pPr>
      <w:r>
        <w:separator/>
      </w:r>
    </w:p>
  </w:endnote>
  <w:endnote w:type="continuationSeparator" w:id="0">
    <w:p w14:paraId="1E33E6B5" w14:textId="77777777" w:rsidR="00C0661C" w:rsidRDefault="00C0661C" w:rsidP="00E22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359D0" w14:textId="77777777" w:rsidR="003C5EC3" w:rsidRDefault="003C5EC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egoe UI Light" w:hAnsi="Segoe UI Light" w:cs="Segoe UI Light"/>
        <w:sz w:val="20"/>
        <w:szCs w:val="20"/>
      </w:rPr>
      <w:id w:val="-1328433425"/>
      <w:docPartObj>
        <w:docPartGallery w:val="Page Numbers (Bottom of Page)"/>
        <w:docPartUnique/>
      </w:docPartObj>
    </w:sdtPr>
    <w:sdtContent>
      <w:p w14:paraId="620AB99F" w14:textId="77777777" w:rsidR="00AA5AD3" w:rsidRPr="00BF798F" w:rsidRDefault="00AA5AD3">
        <w:pPr>
          <w:pStyle w:val="Piedepgina"/>
          <w:jc w:val="right"/>
          <w:rPr>
            <w:rFonts w:ascii="Segoe UI Light" w:hAnsi="Segoe UI Light" w:cs="Segoe UI Light"/>
            <w:sz w:val="20"/>
            <w:szCs w:val="20"/>
          </w:rPr>
        </w:pPr>
        <w:r w:rsidRPr="00BF798F">
          <w:rPr>
            <w:rFonts w:ascii="Segoe UI Light" w:hAnsi="Segoe UI Light" w:cs="Segoe UI Light"/>
            <w:sz w:val="20"/>
            <w:szCs w:val="20"/>
          </w:rPr>
          <w:fldChar w:fldCharType="begin"/>
        </w:r>
        <w:r w:rsidRPr="00BF798F">
          <w:rPr>
            <w:rFonts w:ascii="Segoe UI Light" w:hAnsi="Segoe UI Light" w:cs="Segoe UI Light"/>
            <w:sz w:val="20"/>
            <w:szCs w:val="20"/>
          </w:rPr>
          <w:instrText>PAGE   \* MERGEFORMAT</w:instrText>
        </w:r>
        <w:r w:rsidRPr="00BF798F">
          <w:rPr>
            <w:rFonts w:ascii="Segoe UI Light" w:hAnsi="Segoe UI Light" w:cs="Segoe UI Light"/>
            <w:sz w:val="20"/>
            <w:szCs w:val="20"/>
          </w:rPr>
          <w:fldChar w:fldCharType="separate"/>
        </w:r>
        <w:r w:rsidR="00945A5B" w:rsidRPr="00BF798F">
          <w:rPr>
            <w:rFonts w:ascii="Segoe UI Light" w:hAnsi="Segoe UI Light" w:cs="Segoe UI Light"/>
            <w:noProof/>
            <w:sz w:val="20"/>
            <w:szCs w:val="20"/>
          </w:rPr>
          <w:t>17</w:t>
        </w:r>
        <w:r w:rsidRPr="00BF798F">
          <w:rPr>
            <w:rFonts w:ascii="Segoe UI Light" w:hAnsi="Segoe UI Light" w:cs="Segoe UI Light"/>
            <w:sz w:val="20"/>
            <w:szCs w:val="20"/>
          </w:rPr>
          <w:fldChar w:fldCharType="end"/>
        </w:r>
      </w:p>
    </w:sdtContent>
  </w:sdt>
  <w:p w14:paraId="507FED3D" w14:textId="77777777" w:rsidR="00AA5AD3" w:rsidRPr="00BF798F" w:rsidRDefault="00AA5AD3">
    <w:pPr>
      <w:pStyle w:val="Piedepgina"/>
      <w:rPr>
        <w:rFonts w:ascii="Segoe UI Light" w:hAnsi="Segoe UI Light" w:cs="Segoe UI Light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A60EE" w14:textId="77777777" w:rsidR="003C5EC3" w:rsidRDefault="003C5E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493A0" w14:textId="77777777" w:rsidR="00C0661C" w:rsidRDefault="00C0661C" w:rsidP="00E229D8">
      <w:pPr>
        <w:spacing w:after="0" w:line="240" w:lineRule="auto"/>
      </w:pPr>
      <w:r>
        <w:separator/>
      </w:r>
    </w:p>
  </w:footnote>
  <w:footnote w:type="continuationSeparator" w:id="0">
    <w:p w14:paraId="7F9230DB" w14:textId="77777777" w:rsidR="00C0661C" w:rsidRDefault="00C0661C" w:rsidP="00E22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6A39B" w14:textId="77777777" w:rsidR="003C5EC3" w:rsidRDefault="003C5EC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D1911" w14:textId="42FA4AF8" w:rsidR="00350F73" w:rsidRDefault="00350F73" w:rsidP="00350F73">
    <w:pPr>
      <w:pStyle w:val="Encabezado"/>
    </w:pPr>
    <w:r>
      <w:rPr>
        <w:noProof/>
        <w:lang w:val="es-CL" w:eastAsia="es-CL" w:bidi="ar-SA"/>
      </w:rPr>
      <w:drawing>
        <wp:anchor distT="0" distB="0" distL="114300" distR="114300" simplePos="0" relativeHeight="251656704" behindDoc="0" locked="0" layoutInCell="1" allowOverlap="1" wp14:anchorId="768AEAB8" wp14:editId="5B6FE5B7">
          <wp:simplePos x="0" y="0"/>
          <wp:positionH relativeFrom="margin">
            <wp:posOffset>-502285</wp:posOffset>
          </wp:positionH>
          <wp:positionV relativeFrom="paragraph">
            <wp:posOffset>-267970</wp:posOffset>
          </wp:positionV>
          <wp:extent cx="874788" cy="790575"/>
          <wp:effectExtent l="0" t="0" r="1905" b="0"/>
          <wp:wrapNone/>
          <wp:docPr id="1375825454" name="Imagen 13758254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SSMC-15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627"/>
                  <a:stretch/>
                </pic:blipFill>
                <pic:spPr bwMode="auto">
                  <a:xfrm>
                    <a:off x="0" y="0"/>
                    <a:ext cx="874788" cy="790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F76330" w14:textId="77777777" w:rsidR="00350F73" w:rsidRDefault="00350F73" w:rsidP="00350F73">
    <w:pPr>
      <w:pStyle w:val="Encabezado"/>
    </w:pPr>
  </w:p>
  <w:p w14:paraId="6BA50340" w14:textId="77777777" w:rsidR="00350F73" w:rsidRDefault="00350F73" w:rsidP="00350F73">
    <w:pPr>
      <w:pStyle w:val="Encabezado"/>
      <w:ind w:left="-851"/>
      <w:rPr>
        <w:sz w:val="16"/>
        <w:szCs w:val="16"/>
      </w:rPr>
    </w:pPr>
    <w:r>
      <w:rPr>
        <w:sz w:val="16"/>
        <w:szCs w:val="16"/>
      </w:rPr>
      <w:t xml:space="preserve">  </w:t>
    </w:r>
  </w:p>
  <w:p w14:paraId="347A8DC9" w14:textId="77777777" w:rsidR="00350F73" w:rsidRDefault="00350F73" w:rsidP="00350F73">
    <w:pPr>
      <w:pStyle w:val="Encabezado"/>
      <w:ind w:left="-851"/>
      <w:rPr>
        <w:sz w:val="16"/>
        <w:szCs w:val="16"/>
      </w:rPr>
    </w:pPr>
  </w:p>
  <w:p w14:paraId="5C9E2246" w14:textId="77777777" w:rsidR="00350F73" w:rsidRPr="00350F73" w:rsidRDefault="00350F73" w:rsidP="00350F73">
    <w:pPr>
      <w:pStyle w:val="Encabezado"/>
      <w:ind w:left="-851"/>
      <w:rPr>
        <w:b/>
        <w:bCs/>
        <w:sz w:val="14"/>
        <w:szCs w:val="14"/>
      </w:rPr>
    </w:pPr>
    <w:r w:rsidRPr="00350F73">
      <w:rPr>
        <w:b/>
        <w:bCs/>
        <w:sz w:val="14"/>
        <w:szCs w:val="14"/>
      </w:rPr>
      <w:t>Subdepartamento de Estadísticas y Registros</w:t>
    </w:r>
  </w:p>
  <w:p w14:paraId="06C05874" w14:textId="7642CC92" w:rsidR="00AA5AD3" w:rsidRPr="00350F73" w:rsidRDefault="00350F73" w:rsidP="00350F73">
    <w:pPr>
      <w:pStyle w:val="Encabezado"/>
      <w:ind w:left="-851"/>
      <w:rPr>
        <w:sz w:val="20"/>
        <w:szCs w:val="20"/>
      </w:rPr>
    </w:pPr>
    <w:r w:rsidRPr="00350F73">
      <w:rPr>
        <w:sz w:val="14"/>
        <w:szCs w:val="14"/>
      </w:rPr>
      <w:t>Departamento de Inteligencia Asistencial - Subdirección de Gestión Asistencial - SSMC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BE84" w14:textId="77777777" w:rsidR="00EC3049" w:rsidRDefault="00EC3049" w:rsidP="00EC3049">
    <w:pPr>
      <w:pStyle w:val="Encabezado"/>
    </w:pPr>
    <w:r>
      <w:rPr>
        <w:noProof/>
        <w:lang w:val="es-CL" w:eastAsia="es-CL" w:bidi="ar-SA"/>
      </w:rPr>
      <w:drawing>
        <wp:anchor distT="0" distB="0" distL="114300" distR="114300" simplePos="0" relativeHeight="251657728" behindDoc="0" locked="0" layoutInCell="1" allowOverlap="1" wp14:anchorId="2FB96E2B" wp14:editId="77C43BEA">
          <wp:simplePos x="0" y="0"/>
          <wp:positionH relativeFrom="margin">
            <wp:posOffset>-502285</wp:posOffset>
          </wp:positionH>
          <wp:positionV relativeFrom="paragraph">
            <wp:posOffset>-267970</wp:posOffset>
          </wp:positionV>
          <wp:extent cx="874788" cy="790575"/>
          <wp:effectExtent l="0" t="0" r="1905" b="0"/>
          <wp:wrapNone/>
          <wp:docPr id="569888895" name="Imagen 5698888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SSMC-15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627"/>
                  <a:stretch/>
                </pic:blipFill>
                <pic:spPr bwMode="auto">
                  <a:xfrm>
                    <a:off x="0" y="0"/>
                    <a:ext cx="874788" cy="790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B98D57" w14:textId="77777777" w:rsidR="00EC3049" w:rsidRDefault="00EC3049" w:rsidP="00EC3049">
    <w:pPr>
      <w:pStyle w:val="Encabezado"/>
    </w:pPr>
  </w:p>
  <w:p w14:paraId="53703612" w14:textId="77777777" w:rsidR="00EC3049" w:rsidRDefault="00EC3049" w:rsidP="00EC3049">
    <w:pPr>
      <w:pStyle w:val="Encabezado"/>
      <w:ind w:left="-851"/>
      <w:rPr>
        <w:sz w:val="16"/>
        <w:szCs w:val="16"/>
      </w:rPr>
    </w:pPr>
    <w:r>
      <w:rPr>
        <w:sz w:val="16"/>
        <w:szCs w:val="16"/>
      </w:rPr>
      <w:t xml:space="preserve">  </w:t>
    </w:r>
  </w:p>
  <w:p w14:paraId="12D726EF" w14:textId="77777777" w:rsidR="00EC3049" w:rsidRDefault="00EC3049" w:rsidP="00EC3049">
    <w:pPr>
      <w:pStyle w:val="Encabezado"/>
      <w:ind w:left="-851"/>
      <w:rPr>
        <w:sz w:val="16"/>
        <w:szCs w:val="16"/>
      </w:rPr>
    </w:pPr>
  </w:p>
  <w:p w14:paraId="62FD62DB" w14:textId="77777777" w:rsidR="00EC3049" w:rsidRPr="00350F73" w:rsidRDefault="00EC3049" w:rsidP="00EC3049">
    <w:pPr>
      <w:pStyle w:val="Encabezado"/>
      <w:ind w:left="-851"/>
      <w:rPr>
        <w:b/>
        <w:bCs/>
        <w:sz w:val="14"/>
        <w:szCs w:val="14"/>
      </w:rPr>
    </w:pPr>
    <w:r w:rsidRPr="00350F73">
      <w:rPr>
        <w:b/>
        <w:bCs/>
        <w:sz w:val="14"/>
        <w:szCs w:val="14"/>
      </w:rPr>
      <w:t>Subdepartamento de Estadísticas y Registros</w:t>
    </w:r>
  </w:p>
  <w:p w14:paraId="6861362B" w14:textId="3E3B671C" w:rsidR="00EC3049" w:rsidRPr="00EC3049" w:rsidRDefault="00EC3049" w:rsidP="00EC3049">
    <w:pPr>
      <w:pStyle w:val="Encabezado"/>
      <w:ind w:left="-851"/>
      <w:rPr>
        <w:sz w:val="20"/>
        <w:szCs w:val="20"/>
      </w:rPr>
    </w:pPr>
    <w:r w:rsidRPr="00350F73">
      <w:rPr>
        <w:sz w:val="14"/>
        <w:szCs w:val="14"/>
      </w:rPr>
      <w:t>Departamento de Inteligencia Asistencial - Subdirección de Gestión Asistencial - SSMC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11CA"/>
    <w:multiLevelType w:val="hybridMultilevel"/>
    <w:tmpl w:val="0DC22710"/>
    <w:lvl w:ilvl="0" w:tplc="DCAA11A4">
      <w:numFmt w:val="bullet"/>
      <w:lvlText w:val="-"/>
      <w:lvlJc w:val="left"/>
      <w:pPr>
        <w:ind w:left="720" w:hanging="360"/>
      </w:pPr>
      <w:rPr>
        <w:rFonts w:ascii="Segoe UI Light" w:eastAsiaTheme="majorEastAsia" w:hAnsi="Segoe UI Light" w:cs="Segoe U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B3F4E"/>
    <w:multiLevelType w:val="hybridMultilevel"/>
    <w:tmpl w:val="FA124780"/>
    <w:lvl w:ilvl="0" w:tplc="340A0011">
      <w:start w:val="1"/>
      <w:numFmt w:val="decimal"/>
      <w:lvlText w:val="%1)"/>
      <w:lvlJc w:val="left"/>
      <w:pPr>
        <w:ind w:left="1068" w:hanging="360"/>
      </w:pPr>
    </w:lvl>
    <w:lvl w:ilvl="1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EDD7367"/>
    <w:multiLevelType w:val="hybridMultilevel"/>
    <w:tmpl w:val="FEB04CF0"/>
    <w:lvl w:ilvl="0" w:tplc="E50A33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vertAlign w:val="baseline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D1940"/>
    <w:multiLevelType w:val="hybridMultilevel"/>
    <w:tmpl w:val="1AE4EFE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15CF1"/>
    <w:multiLevelType w:val="hybridMultilevel"/>
    <w:tmpl w:val="5448BFB6"/>
    <w:lvl w:ilvl="0" w:tplc="B4E64DE2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8344B"/>
    <w:multiLevelType w:val="hybridMultilevel"/>
    <w:tmpl w:val="6C64963E"/>
    <w:lvl w:ilvl="0" w:tplc="64A0EB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81A36"/>
    <w:multiLevelType w:val="hybridMultilevel"/>
    <w:tmpl w:val="0C6622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32515"/>
    <w:multiLevelType w:val="hybridMultilevel"/>
    <w:tmpl w:val="87B83052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88D49CA"/>
    <w:multiLevelType w:val="hybridMultilevel"/>
    <w:tmpl w:val="5748F8EC"/>
    <w:lvl w:ilvl="0" w:tplc="22E06C7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60ED5"/>
    <w:multiLevelType w:val="hybridMultilevel"/>
    <w:tmpl w:val="46C6A066"/>
    <w:lvl w:ilvl="0" w:tplc="29E0BC4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762814"/>
    <w:multiLevelType w:val="hybridMultilevel"/>
    <w:tmpl w:val="7D2A3262"/>
    <w:lvl w:ilvl="0" w:tplc="340A0015">
      <w:start w:val="1"/>
      <w:numFmt w:val="upperLetter"/>
      <w:lvlText w:val="%1."/>
      <w:lvlJc w:val="left"/>
      <w:pPr>
        <w:ind w:left="4417" w:hanging="360"/>
      </w:pPr>
    </w:lvl>
    <w:lvl w:ilvl="1" w:tplc="340A0019" w:tentative="1">
      <w:start w:val="1"/>
      <w:numFmt w:val="lowerLetter"/>
      <w:lvlText w:val="%2."/>
      <w:lvlJc w:val="left"/>
      <w:pPr>
        <w:ind w:left="5137" w:hanging="360"/>
      </w:pPr>
    </w:lvl>
    <w:lvl w:ilvl="2" w:tplc="340A001B" w:tentative="1">
      <w:start w:val="1"/>
      <w:numFmt w:val="lowerRoman"/>
      <w:lvlText w:val="%3."/>
      <w:lvlJc w:val="right"/>
      <w:pPr>
        <w:ind w:left="5857" w:hanging="180"/>
      </w:pPr>
    </w:lvl>
    <w:lvl w:ilvl="3" w:tplc="340A000F" w:tentative="1">
      <w:start w:val="1"/>
      <w:numFmt w:val="decimal"/>
      <w:lvlText w:val="%4."/>
      <w:lvlJc w:val="left"/>
      <w:pPr>
        <w:ind w:left="6577" w:hanging="360"/>
      </w:pPr>
    </w:lvl>
    <w:lvl w:ilvl="4" w:tplc="340A0019" w:tentative="1">
      <w:start w:val="1"/>
      <w:numFmt w:val="lowerLetter"/>
      <w:lvlText w:val="%5."/>
      <w:lvlJc w:val="left"/>
      <w:pPr>
        <w:ind w:left="7297" w:hanging="360"/>
      </w:pPr>
    </w:lvl>
    <w:lvl w:ilvl="5" w:tplc="340A001B" w:tentative="1">
      <w:start w:val="1"/>
      <w:numFmt w:val="lowerRoman"/>
      <w:lvlText w:val="%6."/>
      <w:lvlJc w:val="right"/>
      <w:pPr>
        <w:ind w:left="8017" w:hanging="180"/>
      </w:pPr>
    </w:lvl>
    <w:lvl w:ilvl="6" w:tplc="340A000F" w:tentative="1">
      <w:start w:val="1"/>
      <w:numFmt w:val="decimal"/>
      <w:lvlText w:val="%7."/>
      <w:lvlJc w:val="left"/>
      <w:pPr>
        <w:ind w:left="8737" w:hanging="360"/>
      </w:pPr>
    </w:lvl>
    <w:lvl w:ilvl="7" w:tplc="340A0019" w:tentative="1">
      <w:start w:val="1"/>
      <w:numFmt w:val="lowerLetter"/>
      <w:lvlText w:val="%8."/>
      <w:lvlJc w:val="left"/>
      <w:pPr>
        <w:ind w:left="9457" w:hanging="360"/>
      </w:pPr>
    </w:lvl>
    <w:lvl w:ilvl="8" w:tplc="340A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11" w15:restartNumberingAfterBreak="0">
    <w:nsid w:val="51950F8E"/>
    <w:multiLevelType w:val="hybridMultilevel"/>
    <w:tmpl w:val="AA8C68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857E83"/>
    <w:multiLevelType w:val="hybridMultilevel"/>
    <w:tmpl w:val="D534B28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567614"/>
    <w:multiLevelType w:val="hybridMultilevel"/>
    <w:tmpl w:val="12E6668C"/>
    <w:lvl w:ilvl="0" w:tplc="DCFAFA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D90A6A"/>
    <w:multiLevelType w:val="hybridMultilevel"/>
    <w:tmpl w:val="2E12F8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4B56FA"/>
    <w:multiLevelType w:val="hybridMultilevel"/>
    <w:tmpl w:val="1AE4EF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572708">
    <w:abstractNumId w:val="3"/>
  </w:num>
  <w:num w:numId="2" w16cid:durableId="456027601">
    <w:abstractNumId w:val="6"/>
  </w:num>
  <w:num w:numId="3" w16cid:durableId="1904873504">
    <w:abstractNumId w:val="11"/>
  </w:num>
  <w:num w:numId="4" w16cid:durableId="1047223193">
    <w:abstractNumId w:val="10"/>
  </w:num>
  <w:num w:numId="5" w16cid:durableId="1181316407">
    <w:abstractNumId w:val="1"/>
  </w:num>
  <w:num w:numId="6" w16cid:durableId="1502507256">
    <w:abstractNumId w:val="7"/>
  </w:num>
  <w:num w:numId="7" w16cid:durableId="1921670682">
    <w:abstractNumId w:val="15"/>
  </w:num>
  <w:num w:numId="8" w16cid:durableId="549194167">
    <w:abstractNumId w:val="0"/>
  </w:num>
  <w:num w:numId="9" w16cid:durableId="587619294">
    <w:abstractNumId w:val="14"/>
  </w:num>
  <w:num w:numId="10" w16cid:durableId="900293374">
    <w:abstractNumId w:val="13"/>
  </w:num>
  <w:num w:numId="11" w16cid:durableId="2123070432">
    <w:abstractNumId w:val="9"/>
  </w:num>
  <w:num w:numId="12" w16cid:durableId="1897621082">
    <w:abstractNumId w:val="12"/>
  </w:num>
  <w:num w:numId="13" w16cid:durableId="1828202708">
    <w:abstractNumId w:val="2"/>
  </w:num>
  <w:num w:numId="14" w16cid:durableId="1948851522">
    <w:abstractNumId w:val="4"/>
  </w:num>
  <w:num w:numId="15" w16cid:durableId="1611206136">
    <w:abstractNumId w:val="8"/>
  </w:num>
  <w:num w:numId="16" w16cid:durableId="230653257">
    <w:abstractNumId w:val="5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rina Stapfer Jara">
    <w15:presenceInfo w15:providerId="AD" w15:userId="S::karina.stapfer@redsalud.gob.cl::0055cb3a-c2df-4d60-9b08-2c8b43537e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1"/>
  <w:activeWritingStyle w:appName="MSWord" w:lang="es-ES" w:vendorID="64" w:dllVersion="4096" w:nlCheck="1" w:checkStyle="0"/>
  <w:activeWritingStyle w:appName="MSWord" w:lang="es-CL" w:vendorID="64" w:dllVersion="4096" w:nlCheck="1" w:checkStyle="0"/>
  <w:activeWritingStyle w:appName="MSWord" w:lang="es-ES" w:vendorID="64" w:dllVersion="0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CA1"/>
    <w:rsid w:val="0000013B"/>
    <w:rsid w:val="00011E66"/>
    <w:rsid w:val="00012635"/>
    <w:rsid w:val="000145F7"/>
    <w:rsid w:val="00025DED"/>
    <w:rsid w:val="000268F4"/>
    <w:rsid w:val="0002788B"/>
    <w:rsid w:val="00036620"/>
    <w:rsid w:val="00040D68"/>
    <w:rsid w:val="000413A2"/>
    <w:rsid w:val="000436B9"/>
    <w:rsid w:val="00047D5D"/>
    <w:rsid w:val="00056FD3"/>
    <w:rsid w:val="00060D45"/>
    <w:rsid w:val="00062432"/>
    <w:rsid w:val="000646D2"/>
    <w:rsid w:val="00071A97"/>
    <w:rsid w:val="00074E7D"/>
    <w:rsid w:val="00077C71"/>
    <w:rsid w:val="00082E47"/>
    <w:rsid w:val="000866B9"/>
    <w:rsid w:val="0009084E"/>
    <w:rsid w:val="00096D9A"/>
    <w:rsid w:val="000A0327"/>
    <w:rsid w:val="000A10C9"/>
    <w:rsid w:val="000A2EA9"/>
    <w:rsid w:val="000A33C1"/>
    <w:rsid w:val="000A572A"/>
    <w:rsid w:val="000A70D8"/>
    <w:rsid w:val="000B4698"/>
    <w:rsid w:val="000D2AFC"/>
    <w:rsid w:val="000D41E4"/>
    <w:rsid w:val="000D441A"/>
    <w:rsid w:val="000D75FE"/>
    <w:rsid w:val="000D7888"/>
    <w:rsid w:val="00101AB5"/>
    <w:rsid w:val="00105723"/>
    <w:rsid w:val="0012482E"/>
    <w:rsid w:val="00133ED2"/>
    <w:rsid w:val="001356DE"/>
    <w:rsid w:val="0013634F"/>
    <w:rsid w:val="001415C0"/>
    <w:rsid w:val="001529C6"/>
    <w:rsid w:val="00153C00"/>
    <w:rsid w:val="0016076D"/>
    <w:rsid w:val="00167BD8"/>
    <w:rsid w:val="0017064F"/>
    <w:rsid w:val="001738BD"/>
    <w:rsid w:val="00174DB4"/>
    <w:rsid w:val="001829F6"/>
    <w:rsid w:val="0018707F"/>
    <w:rsid w:val="00190213"/>
    <w:rsid w:val="001956A4"/>
    <w:rsid w:val="001A3AA9"/>
    <w:rsid w:val="001A3B14"/>
    <w:rsid w:val="001C1B20"/>
    <w:rsid w:val="001C4227"/>
    <w:rsid w:val="001D04C0"/>
    <w:rsid w:val="001D09ED"/>
    <w:rsid w:val="001D47AF"/>
    <w:rsid w:val="001D79E9"/>
    <w:rsid w:val="001E28BE"/>
    <w:rsid w:val="001F6695"/>
    <w:rsid w:val="002055A5"/>
    <w:rsid w:val="00206F5C"/>
    <w:rsid w:val="002163D7"/>
    <w:rsid w:val="00225600"/>
    <w:rsid w:val="00234491"/>
    <w:rsid w:val="00242663"/>
    <w:rsid w:val="002510A8"/>
    <w:rsid w:val="00251BE4"/>
    <w:rsid w:val="00255ADB"/>
    <w:rsid w:val="00265B7B"/>
    <w:rsid w:val="002662C8"/>
    <w:rsid w:val="0026726E"/>
    <w:rsid w:val="002720A7"/>
    <w:rsid w:val="00274C13"/>
    <w:rsid w:val="00281CA1"/>
    <w:rsid w:val="0028395C"/>
    <w:rsid w:val="0028446E"/>
    <w:rsid w:val="002876AB"/>
    <w:rsid w:val="00292DCE"/>
    <w:rsid w:val="00293105"/>
    <w:rsid w:val="00293E13"/>
    <w:rsid w:val="00296E02"/>
    <w:rsid w:val="002A0E2D"/>
    <w:rsid w:val="002A6EE9"/>
    <w:rsid w:val="002B2236"/>
    <w:rsid w:val="002B34D7"/>
    <w:rsid w:val="002C6214"/>
    <w:rsid w:val="002C75B7"/>
    <w:rsid w:val="002D4A83"/>
    <w:rsid w:val="002E0D3D"/>
    <w:rsid w:val="002E417F"/>
    <w:rsid w:val="002F0478"/>
    <w:rsid w:val="002F4510"/>
    <w:rsid w:val="002F5803"/>
    <w:rsid w:val="002F7048"/>
    <w:rsid w:val="0030002E"/>
    <w:rsid w:val="0030635A"/>
    <w:rsid w:val="00316A83"/>
    <w:rsid w:val="00333F07"/>
    <w:rsid w:val="00350F73"/>
    <w:rsid w:val="00351FB3"/>
    <w:rsid w:val="00357968"/>
    <w:rsid w:val="00360E2D"/>
    <w:rsid w:val="00371811"/>
    <w:rsid w:val="00372DBD"/>
    <w:rsid w:val="0037484E"/>
    <w:rsid w:val="003766D8"/>
    <w:rsid w:val="0038392A"/>
    <w:rsid w:val="00387755"/>
    <w:rsid w:val="00391A58"/>
    <w:rsid w:val="00391E99"/>
    <w:rsid w:val="003A018B"/>
    <w:rsid w:val="003A0BF2"/>
    <w:rsid w:val="003A0E00"/>
    <w:rsid w:val="003B234F"/>
    <w:rsid w:val="003B25CF"/>
    <w:rsid w:val="003B7A8A"/>
    <w:rsid w:val="003C5B58"/>
    <w:rsid w:val="003C5EC3"/>
    <w:rsid w:val="003C6D42"/>
    <w:rsid w:val="003D541E"/>
    <w:rsid w:val="003E1ABA"/>
    <w:rsid w:val="003E428C"/>
    <w:rsid w:val="003E4FBD"/>
    <w:rsid w:val="003E723D"/>
    <w:rsid w:val="003F3060"/>
    <w:rsid w:val="003F437A"/>
    <w:rsid w:val="003F5857"/>
    <w:rsid w:val="00403E13"/>
    <w:rsid w:val="00406EFB"/>
    <w:rsid w:val="00413B3C"/>
    <w:rsid w:val="00416525"/>
    <w:rsid w:val="00422E7E"/>
    <w:rsid w:val="00423230"/>
    <w:rsid w:val="0043342C"/>
    <w:rsid w:val="004336BB"/>
    <w:rsid w:val="00443994"/>
    <w:rsid w:val="00453CA3"/>
    <w:rsid w:val="00461BE0"/>
    <w:rsid w:val="004621C0"/>
    <w:rsid w:val="00464324"/>
    <w:rsid w:val="004665F7"/>
    <w:rsid w:val="00467292"/>
    <w:rsid w:val="00467A21"/>
    <w:rsid w:val="004731AD"/>
    <w:rsid w:val="00482295"/>
    <w:rsid w:val="00485CE4"/>
    <w:rsid w:val="00490922"/>
    <w:rsid w:val="0049624F"/>
    <w:rsid w:val="004A03AD"/>
    <w:rsid w:val="004A2C78"/>
    <w:rsid w:val="004A5E83"/>
    <w:rsid w:val="004C6224"/>
    <w:rsid w:val="004D272C"/>
    <w:rsid w:val="004D6A5F"/>
    <w:rsid w:val="004E0CA3"/>
    <w:rsid w:val="00507011"/>
    <w:rsid w:val="00507A4C"/>
    <w:rsid w:val="005164C0"/>
    <w:rsid w:val="005234D2"/>
    <w:rsid w:val="00532A5E"/>
    <w:rsid w:val="00534751"/>
    <w:rsid w:val="00535D41"/>
    <w:rsid w:val="005511E2"/>
    <w:rsid w:val="005624AF"/>
    <w:rsid w:val="00570DE8"/>
    <w:rsid w:val="00574F28"/>
    <w:rsid w:val="00585F62"/>
    <w:rsid w:val="00586403"/>
    <w:rsid w:val="005877AC"/>
    <w:rsid w:val="005918E4"/>
    <w:rsid w:val="005A5FC6"/>
    <w:rsid w:val="005B6EAA"/>
    <w:rsid w:val="005C0B6C"/>
    <w:rsid w:val="005C48DC"/>
    <w:rsid w:val="005C5514"/>
    <w:rsid w:val="005C55FE"/>
    <w:rsid w:val="005D0928"/>
    <w:rsid w:val="005D408E"/>
    <w:rsid w:val="005D4920"/>
    <w:rsid w:val="005E48AC"/>
    <w:rsid w:val="005E6185"/>
    <w:rsid w:val="005E7D88"/>
    <w:rsid w:val="005F7A30"/>
    <w:rsid w:val="006051EB"/>
    <w:rsid w:val="00611FFC"/>
    <w:rsid w:val="00613EDE"/>
    <w:rsid w:val="00625D26"/>
    <w:rsid w:val="0062669F"/>
    <w:rsid w:val="00637F02"/>
    <w:rsid w:val="00644DD6"/>
    <w:rsid w:val="0065054C"/>
    <w:rsid w:val="00680902"/>
    <w:rsid w:val="0069024A"/>
    <w:rsid w:val="006932AE"/>
    <w:rsid w:val="00697F1A"/>
    <w:rsid w:val="006A01AE"/>
    <w:rsid w:val="006A2117"/>
    <w:rsid w:val="006A33D2"/>
    <w:rsid w:val="006A4850"/>
    <w:rsid w:val="006B5DB5"/>
    <w:rsid w:val="006B65C9"/>
    <w:rsid w:val="006C44CB"/>
    <w:rsid w:val="006D238A"/>
    <w:rsid w:val="006D33F9"/>
    <w:rsid w:val="006D3D42"/>
    <w:rsid w:val="006E0F59"/>
    <w:rsid w:val="006E0FA8"/>
    <w:rsid w:val="006F4742"/>
    <w:rsid w:val="006F64CE"/>
    <w:rsid w:val="00700F98"/>
    <w:rsid w:val="0070172E"/>
    <w:rsid w:val="0070637E"/>
    <w:rsid w:val="007064E7"/>
    <w:rsid w:val="00713296"/>
    <w:rsid w:val="007306C5"/>
    <w:rsid w:val="007318EC"/>
    <w:rsid w:val="007334C1"/>
    <w:rsid w:val="0074085E"/>
    <w:rsid w:val="0074114A"/>
    <w:rsid w:val="00741A0D"/>
    <w:rsid w:val="00764A07"/>
    <w:rsid w:val="00764AE5"/>
    <w:rsid w:val="00767903"/>
    <w:rsid w:val="00774BFF"/>
    <w:rsid w:val="00784F9B"/>
    <w:rsid w:val="00787255"/>
    <w:rsid w:val="0079245E"/>
    <w:rsid w:val="007930F8"/>
    <w:rsid w:val="007943C5"/>
    <w:rsid w:val="007A31BE"/>
    <w:rsid w:val="007A4F63"/>
    <w:rsid w:val="007A5BB9"/>
    <w:rsid w:val="007B30B1"/>
    <w:rsid w:val="007B3B68"/>
    <w:rsid w:val="007C3813"/>
    <w:rsid w:val="007C5F85"/>
    <w:rsid w:val="007D0884"/>
    <w:rsid w:val="007D141A"/>
    <w:rsid w:val="007F1B0D"/>
    <w:rsid w:val="00802DC7"/>
    <w:rsid w:val="0080791C"/>
    <w:rsid w:val="00833D33"/>
    <w:rsid w:val="00833F78"/>
    <w:rsid w:val="00855AA3"/>
    <w:rsid w:val="008625AF"/>
    <w:rsid w:val="00865267"/>
    <w:rsid w:val="00865DAC"/>
    <w:rsid w:val="00881036"/>
    <w:rsid w:val="00881F8D"/>
    <w:rsid w:val="00883EDA"/>
    <w:rsid w:val="00896F5D"/>
    <w:rsid w:val="008A4D12"/>
    <w:rsid w:val="008A6C14"/>
    <w:rsid w:val="008B0AFC"/>
    <w:rsid w:val="008B1319"/>
    <w:rsid w:val="008B2146"/>
    <w:rsid w:val="008B5FB4"/>
    <w:rsid w:val="008B65F4"/>
    <w:rsid w:val="008C0C49"/>
    <w:rsid w:val="008C12B3"/>
    <w:rsid w:val="008C616B"/>
    <w:rsid w:val="008C7327"/>
    <w:rsid w:val="008E5AA0"/>
    <w:rsid w:val="008F43B9"/>
    <w:rsid w:val="0090053E"/>
    <w:rsid w:val="009027CD"/>
    <w:rsid w:val="009031DA"/>
    <w:rsid w:val="00912402"/>
    <w:rsid w:val="00925142"/>
    <w:rsid w:val="009333E9"/>
    <w:rsid w:val="009416FD"/>
    <w:rsid w:val="0094284A"/>
    <w:rsid w:val="00945A5B"/>
    <w:rsid w:val="009509C9"/>
    <w:rsid w:val="0095216A"/>
    <w:rsid w:val="00952387"/>
    <w:rsid w:val="0095256E"/>
    <w:rsid w:val="009565A1"/>
    <w:rsid w:val="00962D1D"/>
    <w:rsid w:val="00963BFC"/>
    <w:rsid w:val="009648DB"/>
    <w:rsid w:val="0097597F"/>
    <w:rsid w:val="0098793D"/>
    <w:rsid w:val="009916EB"/>
    <w:rsid w:val="009920F0"/>
    <w:rsid w:val="009937AA"/>
    <w:rsid w:val="00993BD4"/>
    <w:rsid w:val="009A26AA"/>
    <w:rsid w:val="009A55F1"/>
    <w:rsid w:val="009B5390"/>
    <w:rsid w:val="009C18AF"/>
    <w:rsid w:val="009D6DC6"/>
    <w:rsid w:val="009E45DB"/>
    <w:rsid w:val="009F075D"/>
    <w:rsid w:val="009F50C9"/>
    <w:rsid w:val="009F6669"/>
    <w:rsid w:val="009F7242"/>
    <w:rsid w:val="00A02838"/>
    <w:rsid w:val="00A04765"/>
    <w:rsid w:val="00A12388"/>
    <w:rsid w:val="00A145A4"/>
    <w:rsid w:val="00A21257"/>
    <w:rsid w:val="00A237C4"/>
    <w:rsid w:val="00A23F6C"/>
    <w:rsid w:val="00A31965"/>
    <w:rsid w:val="00A45544"/>
    <w:rsid w:val="00A5442C"/>
    <w:rsid w:val="00A71084"/>
    <w:rsid w:val="00A76160"/>
    <w:rsid w:val="00A86BA9"/>
    <w:rsid w:val="00A871AD"/>
    <w:rsid w:val="00A95B54"/>
    <w:rsid w:val="00A962F0"/>
    <w:rsid w:val="00A97906"/>
    <w:rsid w:val="00AA5005"/>
    <w:rsid w:val="00AA5AD3"/>
    <w:rsid w:val="00AB7DB2"/>
    <w:rsid w:val="00AD00D8"/>
    <w:rsid w:val="00AD110E"/>
    <w:rsid w:val="00AE14CF"/>
    <w:rsid w:val="00AE1779"/>
    <w:rsid w:val="00AF23B3"/>
    <w:rsid w:val="00AF7FC9"/>
    <w:rsid w:val="00B03A69"/>
    <w:rsid w:val="00B05307"/>
    <w:rsid w:val="00B10CB1"/>
    <w:rsid w:val="00B161CC"/>
    <w:rsid w:val="00B17FA6"/>
    <w:rsid w:val="00B328A7"/>
    <w:rsid w:val="00B379D0"/>
    <w:rsid w:val="00B423A5"/>
    <w:rsid w:val="00B530AB"/>
    <w:rsid w:val="00B555E9"/>
    <w:rsid w:val="00B55F3F"/>
    <w:rsid w:val="00B57ACE"/>
    <w:rsid w:val="00B66AD3"/>
    <w:rsid w:val="00B66C96"/>
    <w:rsid w:val="00B70DAF"/>
    <w:rsid w:val="00B808F1"/>
    <w:rsid w:val="00B818E3"/>
    <w:rsid w:val="00BC1B50"/>
    <w:rsid w:val="00BC49DC"/>
    <w:rsid w:val="00BC4A23"/>
    <w:rsid w:val="00BC60E0"/>
    <w:rsid w:val="00BC7A0B"/>
    <w:rsid w:val="00BD481E"/>
    <w:rsid w:val="00BF0ECF"/>
    <w:rsid w:val="00BF78E4"/>
    <w:rsid w:val="00BF798F"/>
    <w:rsid w:val="00BF7D02"/>
    <w:rsid w:val="00C0661C"/>
    <w:rsid w:val="00C12C47"/>
    <w:rsid w:val="00C1496E"/>
    <w:rsid w:val="00C16A1A"/>
    <w:rsid w:val="00C23B38"/>
    <w:rsid w:val="00C31F9A"/>
    <w:rsid w:val="00C3328E"/>
    <w:rsid w:val="00C4350E"/>
    <w:rsid w:val="00C43577"/>
    <w:rsid w:val="00C43ADB"/>
    <w:rsid w:val="00C53CC8"/>
    <w:rsid w:val="00C563FC"/>
    <w:rsid w:val="00C675B0"/>
    <w:rsid w:val="00C705C8"/>
    <w:rsid w:val="00C74D70"/>
    <w:rsid w:val="00C86AE1"/>
    <w:rsid w:val="00C87AA0"/>
    <w:rsid w:val="00C94AE6"/>
    <w:rsid w:val="00CB0169"/>
    <w:rsid w:val="00CB4CA2"/>
    <w:rsid w:val="00CC2984"/>
    <w:rsid w:val="00CE4431"/>
    <w:rsid w:val="00CE67AD"/>
    <w:rsid w:val="00D04071"/>
    <w:rsid w:val="00D10718"/>
    <w:rsid w:val="00D12DF1"/>
    <w:rsid w:val="00D20366"/>
    <w:rsid w:val="00D23DAE"/>
    <w:rsid w:val="00D23EFB"/>
    <w:rsid w:val="00D25234"/>
    <w:rsid w:val="00D333F6"/>
    <w:rsid w:val="00D371D7"/>
    <w:rsid w:val="00D37E44"/>
    <w:rsid w:val="00D546F5"/>
    <w:rsid w:val="00D66394"/>
    <w:rsid w:val="00D67DB0"/>
    <w:rsid w:val="00D71215"/>
    <w:rsid w:val="00D758AF"/>
    <w:rsid w:val="00D773AA"/>
    <w:rsid w:val="00D865C7"/>
    <w:rsid w:val="00D91908"/>
    <w:rsid w:val="00D923A1"/>
    <w:rsid w:val="00D935E1"/>
    <w:rsid w:val="00D955BF"/>
    <w:rsid w:val="00D96BE1"/>
    <w:rsid w:val="00DA17CC"/>
    <w:rsid w:val="00DB1D3E"/>
    <w:rsid w:val="00DC20FE"/>
    <w:rsid w:val="00DC6257"/>
    <w:rsid w:val="00DD459F"/>
    <w:rsid w:val="00DD49EE"/>
    <w:rsid w:val="00DD5C9C"/>
    <w:rsid w:val="00DD705D"/>
    <w:rsid w:val="00DE42F8"/>
    <w:rsid w:val="00DF129A"/>
    <w:rsid w:val="00DF5912"/>
    <w:rsid w:val="00E13EBE"/>
    <w:rsid w:val="00E2012E"/>
    <w:rsid w:val="00E229D8"/>
    <w:rsid w:val="00E27E6E"/>
    <w:rsid w:val="00E3393E"/>
    <w:rsid w:val="00E34607"/>
    <w:rsid w:val="00E5296F"/>
    <w:rsid w:val="00E55654"/>
    <w:rsid w:val="00E61C55"/>
    <w:rsid w:val="00E73AE0"/>
    <w:rsid w:val="00E7577A"/>
    <w:rsid w:val="00E85A4B"/>
    <w:rsid w:val="00E9386A"/>
    <w:rsid w:val="00E96322"/>
    <w:rsid w:val="00EA2DDE"/>
    <w:rsid w:val="00EA38D5"/>
    <w:rsid w:val="00EB35D4"/>
    <w:rsid w:val="00EC3049"/>
    <w:rsid w:val="00EE09C3"/>
    <w:rsid w:val="00EF2F59"/>
    <w:rsid w:val="00F00DA9"/>
    <w:rsid w:val="00F139FB"/>
    <w:rsid w:val="00F151E2"/>
    <w:rsid w:val="00F23EAE"/>
    <w:rsid w:val="00F24140"/>
    <w:rsid w:val="00F25081"/>
    <w:rsid w:val="00F3321A"/>
    <w:rsid w:val="00F36509"/>
    <w:rsid w:val="00F37889"/>
    <w:rsid w:val="00F53D1E"/>
    <w:rsid w:val="00F6644A"/>
    <w:rsid w:val="00F74BA1"/>
    <w:rsid w:val="00F75176"/>
    <w:rsid w:val="00F756A0"/>
    <w:rsid w:val="00F8045B"/>
    <w:rsid w:val="00F9601C"/>
    <w:rsid w:val="00F96ADA"/>
    <w:rsid w:val="00FA46D8"/>
    <w:rsid w:val="00FB55FA"/>
    <w:rsid w:val="00FC21A8"/>
    <w:rsid w:val="00FC4961"/>
    <w:rsid w:val="00FC7899"/>
    <w:rsid w:val="00FC7B21"/>
    <w:rsid w:val="00FD51C6"/>
    <w:rsid w:val="00FD6592"/>
    <w:rsid w:val="00FE14F6"/>
    <w:rsid w:val="00FE19B1"/>
    <w:rsid w:val="00FF01A5"/>
    <w:rsid w:val="00FF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72F370"/>
  <w15:docId w15:val="{FED6DA5E-B157-4E78-97D2-598FEC7AB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DBD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21257"/>
    <w:pPr>
      <w:pBdr>
        <w:bottom w:val="thinThickSmallGap" w:sz="12" w:space="1" w:color="C45911" w:themeColor="accent2" w:themeShade="BF"/>
      </w:pBdr>
      <w:spacing w:before="400"/>
      <w:jc w:val="center"/>
      <w:outlineLvl w:val="0"/>
    </w:pPr>
    <w:rPr>
      <w:caps/>
      <w:color w:val="833C0B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1257"/>
    <w:pPr>
      <w:pBdr>
        <w:bottom w:val="single" w:sz="4" w:space="1" w:color="823B0B" w:themeColor="accent2" w:themeShade="7F"/>
      </w:pBdr>
      <w:spacing w:before="400"/>
      <w:jc w:val="center"/>
      <w:outlineLvl w:val="1"/>
    </w:pPr>
    <w:rPr>
      <w:caps/>
      <w:color w:val="833C0B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257"/>
    <w:pPr>
      <w:pBdr>
        <w:top w:val="dotted" w:sz="4" w:space="1" w:color="823B0B" w:themeColor="accent2" w:themeShade="7F"/>
        <w:bottom w:val="dotted" w:sz="4" w:space="1" w:color="823B0B" w:themeColor="accent2" w:themeShade="7F"/>
      </w:pBdr>
      <w:spacing w:before="300"/>
      <w:jc w:val="center"/>
      <w:outlineLvl w:val="2"/>
    </w:pPr>
    <w:rPr>
      <w:caps/>
      <w:color w:val="823B0B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257"/>
    <w:pPr>
      <w:pBdr>
        <w:bottom w:val="dotted" w:sz="4" w:space="1" w:color="C45911" w:themeColor="accent2" w:themeShade="BF"/>
      </w:pBdr>
      <w:spacing w:after="120"/>
      <w:jc w:val="center"/>
      <w:outlineLvl w:val="3"/>
    </w:pPr>
    <w:rPr>
      <w:caps/>
      <w:color w:val="823B0B" w:themeColor="accent2" w:themeShade="7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257"/>
    <w:pPr>
      <w:spacing w:before="320" w:after="120"/>
      <w:jc w:val="center"/>
      <w:outlineLvl w:val="4"/>
    </w:pPr>
    <w:rPr>
      <w:caps/>
      <w:color w:val="823B0B" w:themeColor="accent2" w:themeShade="7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257"/>
    <w:pPr>
      <w:spacing w:after="120"/>
      <w:jc w:val="center"/>
      <w:outlineLvl w:val="5"/>
    </w:pPr>
    <w:rPr>
      <w:caps/>
      <w:color w:val="C45911" w:themeColor="accent2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257"/>
    <w:pPr>
      <w:spacing w:after="120"/>
      <w:jc w:val="center"/>
      <w:outlineLvl w:val="6"/>
    </w:pPr>
    <w:rPr>
      <w:i/>
      <w:iCs/>
      <w:caps/>
      <w:color w:val="C45911" w:themeColor="accent2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257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257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81C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1CA1"/>
    <w:rPr>
      <w:rFonts w:ascii="Tahoma" w:hAnsi="Tahoma" w:cs="Tahoma"/>
      <w:sz w:val="16"/>
      <w:szCs w:val="16"/>
      <w:lang w:val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81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81CA1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rsskip">
    <w:name w:val="rs_skip"/>
    <w:basedOn w:val="Fuentedeprrafopredeter"/>
    <w:rsid w:val="00281CA1"/>
  </w:style>
  <w:style w:type="character" w:styleId="Hipervnculo">
    <w:name w:val="Hyperlink"/>
    <w:basedOn w:val="Fuentedeprrafopredeter"/>
    <w:uiPriority w:val="99"/>
    <w:unhideWhenUsed/>
    <w:rsid w:val="00281CA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A2125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21257"/>
    <w:rPr>
      <w:rFonts w:eastAsiaTheme="majorEastAsia" w:cstheme="majorBidi"/>
      <w:caps/>
      <w:color w:val="833C0B" w:themeColor="accent2" w:themeShade="80"/>
      <w:spacing w:val="20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A21257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DD49EE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A21257"/>
    <w:rPr>
      <w:caps/>
      <w:color w:val="833C0B" w:themeColor="accent2" w:themeShade="80"/>
      <w:spacing w:val="15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011E66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A21257"/>
    <w:rPr>
      <w:rFonts w:eastAsiaTheme="majorEastAsia" w:cstheme="majorBidi"/>
      <w:caps/>
      <w:color w:val="823B0B" w:themeColor="accent2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1257"/>
    <w:rPr>
      <w:rFonts w:eastAsiaTheme="majorEastAsia" w:cstheme="majorBidi"/>
      <w:caps/>
      <w:color w:val="823B0B" w:themeColor="accent2" w:themeShade="7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257"/>
    <w:rPr>
      <w:rFonts w:eastAsiaTheme="majorEastAsia" w:cstheme="majorBidi"/>
      <w:caps/>
      <w:color w:val="823B0B" w:themeColor="accent2" w:themeShade="7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257"/>
    <w:rPr>
      <w:rFonts w:eastAsiaTheme="majorEastAsia" w:cstheme="majorBidi"/>
      <w:caps/>
      <w:color w:val="C45911" w:themeColor="accent2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257"/>
    <w:rPr>
      <w:rFonts w:eastAsiaTheme="majorEastAsia" w:cstheme="majorBidi"/>
      <w:i/>
      <w:iCs/>
      <w:caps/>
      <w:color w:val="C45911" w:themeColor="accent2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257"/>
    <w:rPr>
      <w:rFonts w:eastAsiaTheme="majorEastAsia" w:cstheme="majorBidi"/>
      <w:caps/>
      <w:spacing w:val="1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257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21257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A21257"/>
    <w:pPr>
      <w:pBdr>
        <w:top w:val="dotted" w:sz="2" w:space="1" w:color="833C0B" w:themeColor="accent2" w:themeShade="80"/>
        <w:bottom w:val="dotted" w:sz="2" w:space="6" w:color="833C0B" w:themeColor="accent2" w:themeShade="80"/>
      </w:pBdr>
      <w:spacing w:before="500" w:after="300" w:line="240" w:lineRule="auto"/>
      <w:jc w:val="center"/>
    </w:pPr>
    <w:rPr>
      <w:caps/>
      <w:color w:val="833C0B" w:themeColor="accent2" w:themeShade="80"/>
      <w:spacing w:val="50"/>
      <w:sz w:val="44"/>
      <w:szCs w:val="44"/>
    </w:rPr>
  </w:style>
  <w:style w:type="character" w:customStyle="1" w:styleId="TtuloCar">
    <w:name w:val="Título Car"/>
    <w:basedOn w:val="Fuentedeprrafopredeter"/>
    <w:link w:val="Ttulo"/>
    <w:uiPriority w:val="10"/>
    <w:rsid w:val="00A21257"/>
    <w:rPr>
      <w:rFonts w:eastAsiaTheme="majorEastAsia" w:cstheme="majorBidi"/>
      <w:caps/>
      <w:color w:val="833C0B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257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ar">
    <w:name w:val="Subtítulo Car"/>
    <w:basedOn w:val="Fuentedeprrafopredeter"/>
    <w:link w:val="Subttulo"/>
    <w:uiPriority w:val="11"/>
    <w:rsid w:val="00A21257"/>
    <w:rPr>
      <w:rFonts w:eastAsiaTheme="majorEastAsia" w:cstheme="majorBidi"/>
      <w:caps/>
      <w:spacing w:val="20"/>
      <w:sz w:val="18"/>
      <w:szCs w:val="18"/>
    </w:rPr>
  </w:style>
  <w:style w:type="character" w:styleId="Fuerte">
    <w:name w:val="Strong"/>
    <w:uiPriority w:val="22"/>
    <w:qFormat/>
    <w:rsid w:val="00A21257"/>
    <w:rPr>
      <w:b/>
      <w:bCs/>
      <w:color w:val="C45911" w:themeColor="accent2" w:themeShade="BF"/>
      <w:spacing w:val="5"/>
    </w:rPr>
  </w:style>
  <w:style w:type="character" w:styleId="nfasis">
    <w:name w:val="Emphasis"/>
    <w:uiPriority w:val="20"/>
    <w:qFormat/>
    <w:rsid w:val="00A21257"/>
    <w:rPr>
      <w:caps/>
      <w:spacing w:val="5"/>
      <w:sz w:val="20"/>
      <w:szCs w:val="20"/>
    </w:rPr>
  </w:style>
  <w:style w:type="paragraph" w:styleId="Sinespaciado">
    <w:name w:val="No Spacing"/>
    <w:basedOn w:val="Normal"/>
    <w:link w:val="SinespaciadoCar"/>
    <w:uiPriority w:val="1"/>
    <w:qFormat/>
    <w:rsid w:val="00A21257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A21257"/>
  </w:style>
  <w:style w:type="paragraph" w:styleId="Cita">
    <w:name w:val="Quote"/>
    <w:basedOn w:val="Normal"/>
    <w:next w:val="Normal"/>
    <w:link w:val="CitaCar"/>
    <w:uiPriority w:val="29"/>
    <w:qFormat/>
    <w:rsid w:val="00A2125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A21257"/>
    <w:rPr>
      <w:rFonts w:eastAsiaTheme="majorEastAsia" w:cstheme="majorBidi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257"/>
    <w:pPr>
      <w:pBdr>
        <w:top w:val="dotted" w:sz="2" w:space="10" w:color="833C0B" w:themeColor="accent2" w:themeShade="80"/>
        <w:bottom w:val="dotted" w:sz="2" w:space="4" w:color="833C0B" w:themeColor="accent2" w:themeShade="80"/>
      </w:pBdr>
      <w:spacing w:before="160" w:line="300" w:lineRule="auto"/>
      <w:ind w:left="1440" w:right="1440"/>
    </w:pPr>
    <w:rPr>
      <w:caps/>
      <w:color w:val="823B0B" w:themeColor="accent2" w:themeShade="7F"/>
      <w:spacing w:val="5"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257"/>
    <w:rPr>
      <w:rFonts w:eastAsiaTheme="majorEastAsia" w:cstheme="majorBidi"/>
      <w:caps/>
      <w:color w:val="823B0B" w:themeColor="accent2" w:themeShade="7F"/>
      <w:spacing w:val="5"/>
      <w:sz w:val="20"/>
      <w:szCs w:val="20"/>
    </w:rPr>
  </w:style>
  <w:style w:type="character" w:styleId="nfasissutil">
    <w:name w:val="Subtle Emphasis"/>
    <w:uiPriority w:val="19"/>
    <w:qFormat/>
    <w:rsid w:val="00A21257"/>
    <w:rPr>
      <w:i/>
      <w:iCs/>
    </w:rPr>
  </w:style>
  <w:style w:type="character" w:styleId="nfasisintenso">
    <w:name w:val="Intense Emphasis"/>
    <w:uiPriority w:val="21"/>
    <w:qFormat/>
    <w:rsid w:val="00A21257"/>
    <w:rPr>
      <w:i/>
      <w:iCs/>
      <w:caps/>
      <w:spacing w:val="1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A21257"/>
    <w:rPr>
      <w:rFonts w:asciiTheme="minorHAnsi" w:eastAsiaTheme="minorEastAsia" w:hAnsiTheme="minorHAnsi" w:cstheme="minorBidi"/>
      <w:i/>
      <w:iCs/>
      <w:color w:val="823B0B" w:themeColor="accent2" w:themeShade="7F"/>
    </w:rPr>
  </w:style>
  <w:style w:type="character" w:styleId="Referenciaintensa">
    <w:name w:val="Intense Reference"/>
    <w:uiPriority w:val="32"/>
    <w:qFormat/>
    <w:rsid w:val="00A21257"/>
    <w:rPr>
      <w:rFonts w:asciiTheme="minorHAnsi" w:eastAsiaTheme="minorEastAsia" w:hAnsiTheme="minorHAnsi" w:cstheme="minorBidi"/>
      <w:b/>
      <w:bCs/>
      <w:i/>
      <w:iCs/>
      <w:color w:val="823B0B" w:themeColor="accent2" w:themeShade="7F"/>
    </w:rPr>
  </w:style>
  <w:style w:type="character" w:styleId="Ttulodellibro">
    <w:name w:val="Book Title"/>
    <w:uiPriority w:val="33"/>
    <w:qFormat/>
    <w:rsid w:val="00A21257"/>
    <w:rPr>
      <w:caps/>
      <w:color w:val="823B0B" w:themeColor="accent2" w:themeShade="7F"/>
      <w:spacing w:val="5"/>
      <w:u w:color="823B0B" w:themeColor="accent2" w:themeShade="7F"/>
    </w:rPr>
  </w:style>
  <w:style w:type="paragraph" w:styleId="Encabezado">
    <w:name w:val="header"/>
    <w:basedOn w:val="Normal"/>
    <w:link w:val="EncabezadoCar"/>
    <w:uiPriority w:val="99"/>
    <w:unhideWhenUsed/>
    <w:rsid w:val="00E229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29D8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229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29D8"/>
    <w:rPr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CB0169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F24140"/>
    <w:pPr>
      <w:spacing w:after="0" w:line="240" w:lineRule="auto"/>
    </w:pPr>
    <w:rPr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027C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027C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027CD"/>
    <w:rPr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027C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027CD"/>
    <w:rPr>
      <w:b/>
      <w:bCs/>
      <w:sz w:val="20"/>
      <w:szCs w:val="20"/>
      <w:lang w:val="es-ES"/>
    </w:rPr>
  </w:style>
  <w:style w:type="paragraph" w:styleId="NormalWeb">
    <w:name w:val="Normal (Web)"/>
    <w:basedOn w:val="Normal"/>
    <w:uiPriority w:val="99"/>
    <w:semiHidden/>
    <w:unhideWhenUsed/>
    <w:rsid w:val="00360E2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85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3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69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6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28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yperlink" Target="https://deis.minsal.cl/" TargetMode="External"/><Relationship Id="rId14" Type="http://schemas.openxmlformats.org/officeDocument/2006/relationships/image" Target="media/image5.png"/><Relationship Id="rId22" Type="http://schemas.openxmlformats.org/officeDocument/2006/relationships/footer" Target="footer1.xml"/><Relationship Id="rId27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EC9569C17947949165B82462CC4B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AB9DC3-CBF0-4A19-9FB6-6A41CCB7FF0A}"/>
      </w:docPartPr>
      <w:docPartBody>
        <w:p w:rsidR="0055285A" w:rsidRDefault="0055285A" w:rsidP="0055285A">
          <w:pPr>
            <w:pStyle w:val="83EC9569C17947949165B82462CC4B69"/>
          </w:pPr>
          <w:r>
            <w:rPr>
              <w:sz w:val="96"/>
              <w:szCs w:val="96"/>
            </w:rPr>
            <w:t>[Año]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285A"/>
    <w:rsid w:val="0000013B"/>
    <w:rsid w:val="00012635"/>
    <w:rsid w:val="000268F4"/>
    <w:rsid w:val="000D13B1"/>
    <w:rsid w:val="000D441A"/>
    <w:rsid w:val="000D7888"/>
    <w:rsid w:val="001030B3"/>
    <w:rsid w:val="0010540E"/>
    <w:rsid w:val="0013634F"/>
    <w:rsid w:val="00174893"/>
    <w:rsid w:val="002049F8"/>
    <w:rsid w:val="0021350A"/>
    <w:rsid w:val="002510A8"/>
    <w:rsid w:val="00251BE4"/>
    <w:rsid w:val="0026684D"/>
    <w:rsid w:val="002720A7"/>
    <w:rsid w:val="002A0584"/>
    <w:rsid w:val="002F7048"/>
    <w:rsid w:val="00344A1A"/>
    <w:rsid w:val="00347DBE"/>
    <w:rsid w:val="00386194"/>
    <w:rsid w:val="00391A58"/>
    <w:rsid w:val="0039415C"/>
    <w:rsid w:val="00413B3C"/>
    <w:rsid w:val="0043342C"/>
    <w:rsid w:val="004336BB"/>
    <w:rsid w:val="004665F7"/>
    <w:rsid w:val="00472E08"/>
    <w:rsid w:val="00493544"/>
    <w:rsid w:val="004B7878"/>
    <w:rsid w:val="004C6224"/>
    <w:rsid w:val="004D6A5F"/>
    <w:rsid w:val="005204C8"/>
    <w:rsid w:val="00527932"/>
    <w:rsid w:val="005511E2"/>
    <w:rsid w:val="0055285A"/>
    <w:rsid w:val="00565183"/>
    <w:rsid w:val="00566CF5"/>
    <w:rsid w:val="005C2D92"/>
    <w:rsid w:val="005D514E"/>
    <w:rsid w:val="006051EB"/>
    <w:rsid w:val="00605EF1"/>
    <w:rsid w:val="006A402B"/>
    <w:rsid w:val="006B5DB5"/>
    <w:rsid w:val="006D27DF"/>
    <w:rsid w:val="00741A0D"/>
    <w:rsid w:val="00764A07"/>
    <w:rsid w:val="00797107"/>
    <w:rsid w:val="007A5BB9"/>
    <w:rsid w:val="007D141A"/>
    <w:rsid w:val="007F02F4"/>
    <w:rsid w:val="0081251C"/>
    <w:rsid w:val="00822748"/>
    <w:rsid w:val="008370FB"/>
    <w:rsid w:val="00881036"/>
    <w:rsid w:val="009041AB"/>
    <w:rsid w:val="009333E9"/>
    <w:rsid w:val="009422E6"/>
    <w:rsid w:val="009D4624"/>
    <w:rsid w:val="009E45DB"/>
    <w:rsid w:val="00A02838"/>
    <w:rsid w:val="00A73771"/>
    <w:rsid w:val="00AC7D03"/>
    <w:rsid w:val="00B123ED"/>
    <w:rsid w:val="00B73841"/>
    <w:rsid w:val="00B93C0D"/>
    <w:rsid w:val="00BC1B50"/>
    <w:rsid w:val="00BF0ECF"/>
    <w:rsid w:val="00C47A37"/>
    <w:rsid w:val="00C6714D"/>
    <w:rsid w:val="00C705C8"/>
    <w:rsid w:val="00C941DB"/>
    <w:rsid w:val="00CA2071"/>
    <w:rsid w:val="00CD1021"/>
    <w:rsid w:val="00CE67AD"/>
    <w:rsid w:val="00D14143"/>
    <w:rsid w:val="00D25234"/>
    <w:rsid w:val="00D53A22"/>
    <w:rsid w:val="00D61852"/>
    <w:rsid w:val="00D91BAF"/>
    <w:rsid w:val="00E279A7"/>
    <w:rsid w:val="00E5296F"/>
    <w:rsid w:val="00EB6612"/>
    <w:rsid w:val="00EE1FC4"/>
    <w:rsid w:val="00EE27AA"/>
    <w:rsid w:val="00FA28CC"/>
    <w:rsid w:val="00FC3CC2"/>
    <w:rsid w:val="00FD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3EC9569C17947949165B82462CC4B69">
    <w:name w:val="83EC9569C17947949165B82462CC4B69"/>
    <w:rsid w:val="005528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doNotRelyOnCSS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D08B91B-06EC-43E9-B04D-85D0CAB48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1952</Words>
  <Characters>10739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PROCESO CARGA MASIVA DE PRESTACIONES MAI EN SIGGES</vt:lpstr>
    </vt:vector>
  </TitlesOfParts>
  <Company/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USO APLICATIVO VALIDACIÓN REM</dc:title>
  <dc:subject/>
  <dc:creator>Diana Paredes</dc:creator>
  <cp:lastModifiedBy>Rolando Andrés Cifuentes Cid</cp:lastModifiedBy>
  <cp:revision>7</cp:revision>
  <cp:lastPrinted>2025-06-09T15:56:00Z</cp:lastPrinted>
  <dcterms:created xsi:type="dcterms:W3CDTF">2025-11-11T17:13:00Z</dcterms:created>
  <dcterms:modified xsi:type="dcterms:W3CDTF">2026-03-10T17:49:00Z</dcterms:modified>
</cp:coreProperties>
</file>